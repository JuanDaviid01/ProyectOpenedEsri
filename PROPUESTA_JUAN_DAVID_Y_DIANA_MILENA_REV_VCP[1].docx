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F185" w14:textId="3591EFE6" w:rsidR="00496106" w:rsidDel="00103870" w:rsidRDefault="00496106">
      <w:pPr>
        <w:pStyle w:val="Ttulo"/>
        <w:spacing w:before="0" w:after="0" w:line="480" w:lineRule="auto"/>
        <w:rPr>
          <w:del w:id="0" w:author="Ingeniería de Sistemas y Telecomunicaciones" w:date="2025-12-07T17:35:00Z" w16du:dateUtc="2025-12-07T22:35:00Z"/>
          <w:rFonts w:ascii="Times New Roman" w:eastAsia="Times New Roman" w:hAnsi="Times New Roman" w:cs="Times New Roman"/>
          <w:sz w:val="40"/>
          <w:szCs w:val="40"/>
        </w:rPr>
      </w:pPr>
    </w:p>
    <w:p w14:paraId="0849F186" w14:textId="7AC7A95D" w:rsidR="00496106" w:rsidDel="00103870" w:rsidRDefault="00496106">
      <w:pPr>
        <w:pStyle w:val="Ttulo"/>
        <w:spacing w:before="0" w:after="0" w:line="480" w:lineRule="auto"/>
        <w:rPr>
          <w:del w:id="1" w:author="Ingeniería de Sistemas y Telecomunicaciones" w:date="2025-12-07T17:35:00Z" w16du:dateUtc="2025-12-07T22:35:00Z"/>
          <w:rFonts w:ascii="Times New Roman" w:eastAsia="Times New Roman" w:hAnsi="Times New Roman" w:cs="Times New Roman"/>
          <w:sz w:val="40"/>
          <w:szCs w:val="40"/>
        </w:rPr>
      </w:pPr>
    </w:p>
    <w:p w14:paraId="0849F187" w14:textId="04BF37F2" w:rsidR="00496106" w:rsidDel="00103870" w:rsidRDefault="00496106">
      <w:pPr>
        <w:pStyle w:val="Ttulo"/>
        <w:spacing w:before="0" w:after="0" w:line="480" w:lineRule="auto"/>
        <w:rPr>
          <w:del w:id="2" w:author="Ingeniería de Sistemas y Telecomunicaciones" w:date="2025-12-07T17:35:00Z" w16du:dateUtc="2025-12-07T22:35:00Z"/>
          <w:rFonts w:ascii="Times New Roman" w:eastAsia="Times New Roman" w:hAnsi="Times New Roman" w:cs="Times New Roman"/>
          <w:sz w:val="40"/>
          <w:szCs w:val="40"/>
        </w:rPr>
      </w:pPr>
    </w:p>
    <w:p w14:paraId="0849F188" w14:textId="4DFE5CB1" w:rsidR="00496106" w:rsidRDefault="007A406B">
      <w:pPr>
        <w:pStyle w:val="Ttulo"/>
        <w:spacing w:before="0" w:after="0" w:line="48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Automatización del Proceso de Homologación de Asignaturas</w:t>
      </w:r>
      <w:r w:rsidR="009020AC">
        <w:rPr>
          <w:rFonts w:ascii="Times New Roman" w:eastAsia="Times New Roman" w:hAnsi="Times New Roman" w:cs="Times New Roman"/>
          <w:sz w:val="40"/>
          <w:szCs w:val="40"/>
        </w:rPr>
        <w:t xml:space="preserve"> utilizando Técnicas de IA</w:t>
      </w:r>
      <w:r>
        <w:rPr>
          <w:rFonts w:ascii="Times New Roman" w:eastAsia="Times New Roman" w:hAnsi="Times New Roman" w:cs="Times New Roman"/>
          <w:sz w:val="40"/>
          <w:szCs w:val="40"/>
        </w:rPr>
        <w:t xml:space="preserve"> </w:t>
      </w:r>
      <w:r w:rsidR="009020AC">
        <w:rPr>
          <w:rFonts w:ascii="Times New Roman" w:eastAsia="Times New Roman" w:hAnsi="Times New Roman" w:cs="Times New Roman"/>
          <w:sz w:val="40"/>
          <w:szCs w:val="40"/>
        </w:rPr>
        <w:t xml:space="preserve">en </w:t>
      </w:r>
      <w:r>
        <w:rPr>
          <w:rFonts w:ascii="Times New Roman" w:eastAsia="Times New Roman" w:hAnsi="Times New Roman" w:cs="Times New Roman"/>
          <w:sz w:val="40"/>
          <w:szCs w:val="40"/>
        </w:rPr>
        <w:t xml:space="preserve">la Facultad de </w:t>
      </w:r>
      <w:r w:rsidR="009020AC">
        <w:rPr>
          <w:rFonts w:ascii="Times New Roman" w:eastAsia="Times New Roman" w:hAnsi="Times New Roman" w:cs="Times New Roman"/>
          <w:sz w:val="40"/>
          <w:szCs w:val="40"/>
        </w:rPr>
        <w:t xml:space="preserve">Ciencias e </w:t>
      </w:r>
      <w:r>
        <w:rPr>
          <w:rFonts w:ascii="Times New Roman" w:eastAsia="Times New Roman" w:hAnsi="Times New Roman" w:cs="Times New Roman"/>
          <w:sz w:val="40"/>
          <w:szCs w:val="40"/>
        </w:rPr>
        <w:t>Ingeniería de la Universidad de Manizales</w:t>
      </w:r>
      <w:del w:id="3" w:author="JUAN DAVID GOMEZ VALLEJO" w:date="2025-12-07T18:10:00Z" w16du:dateUtc="2025-12-07T23:10:00Z">
        <w:r w:rsidDel="00420D78">
          <w:rPr>
            <w:rFonts w:ascii="Times New Roman" w:eastAsia="Times New Roman" w:hAnsi="Times New Roman" w:cs="Times New Roman"/>
            <w:sz w:val="40"/>
            <w:szCs w:val="40"/>
          </w:rPr>
          <w:delText xml:space="preserve"> </w:delText>
        </w:r>
      </w:del>
    </w:p>
    <w:p w14:paraId="0849F189" w14:textId="15BCCBD9" w:rsidR="00496106" w:rsidDel="00103870" w:rsidRDefault="00496106">
      <w:pPr>
        <w:spacing w:after="0" w:line="480" w:lineRule="auto"/>
        <w:rPr>
          <w:del w:id="4" w:author="Ingeniería de Sistemas y Telecomunicaciones" w:date="2025-12-07T17:35:00Z" w16du:dateUtc="2025-12-07T22:35:00Z"/>
          <w:rFonts w:ascii="Times New Roman" w:eastAsia="Times New Roman" w:hAnsi="Times New Roman" w:cs="Times New Roman"/>
          <w:sz w:val="24"/>
          <w:szCs w:val="24"/>
        </w:rPr>
      </w:pPr>
    </w:p>
    <w:p w14:paraId="0849F18A" w14:textId="77777777" w:rsidR="00496106" w:rsidRDefault="007A406B">
      <w:pPr>
        <w:spacing w:after="0" w:line="48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Diana Milena Giraldo Valencia</w:t>
      </w:r>
    </w:p>
    <w:p w14:paraId="0849F18B" w14:textId="77777777" w:rsidR="00496106" w:rsidRDefault="007A406B">
      <w:pPr>
        <w:spacing w:after="0" w:line="48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Juan David Gómez Vallejo</w:t>
      </w:r>
    </w:p>
    <w:p w14:paraId="0849F18C" w14:textId="7447DAE2" w:rsidR="00496106" w:rsidDel="00103870" w:rsidRDefault="00496106">
      <w:pPr>
        <w:spacing w:after="0" w:line="480" w:lineRule="auto"/>
        <w:rPr>
          <w:del w:id="5" w:author="Ingeniería de Sistemas y Telecomunicaciones" w:date="2025-12-07T17:35:00Z" w16du:dateUtc="2025-12-07T22:35:00Z"/>
          <w:rFonts w:ascii="Times New Roman" w:eastAsia="Times New Roman" w:hAnsi="Times New Roman" w:cs="Times New Roman"/>
          <w:sz w:val="24"/>
          <w:szCs w:val="24"/>
        </w:rPr>
      </w:pPr>
    </w:p>
    <w:p w14:paraId="0849F18D" w14:textId="32DE3CDD"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Propuesta de trabajo de grado presentado como requisito parcial para optar al título de </w:t>
      </w:r>
      <w:r>
        <w:rPr>
          <w:rFonts w:ascii="Times New Roman" w:eastAsia="Times New Roman" w:hAnsi="Times New Roman" w:cs="Times New Roman"/>
          <w:sz w:val="24"/>
          <w:szCs w:val="24"/>
        </w:rPr>
        <w:t xml:space="preserve">Ingeniera De </w:t>
      </w:r>
      <w:r w:rsidR="00103870">
        <w:rPr>
          <w:rFonts w:ascii="Times New Roman" w:eastAsia="Times New Roman" w:hAnsi="Times New Roman" w:cs="Times New Roman"/>
          <w:sz w:val="24"/>
          <w:szCs w:val="24"/>
        </w:rPr>
        <w:t>Analítica</w:t>
      </w:r>
      <w:r>
        <w:rPr>
          <w:rFonts w:ascii="Times New Roman" w:eastAsia="Times New Roman" w:hAnsi="Times New Roman" w:cs="Times New Roman"/>
          <w:sz w:val="24"/>
          <w:szCs w:val="24"/>
        </w:rPr>
        <w:t xml:space="preserve"> de Datos e Ingeniero de Sistemas y Telecomunicaciones</w:t>
      </w:r>
    </w:p>
    <w:p w14:paraId="0849F18E" w14:textId="3068C3F4" w:rsidR="00496106" w:rsidDel="00103870" w:rsidRDefault="00496106">
      <w:pPr>
        <w:pBdr>
          <w:top w:val="nil"/>
          <w:left w:val="nil"/>
          <w:bottom w:val="nil"/>
          <w:right w:val="nil"/>
          <w:between w:val="nil"/>
        </w:pBdr>
        <w:spacing w:after="0" w:line="480" w:lineRule="auto"/>
        <w:jc w:val="center"/>
        <w:rPr>
          <w:del w:id="6" w:author="Ingeniería de Sistemas y Telecomunicaciones" w:date="2025-12-07T17:35:00Z" w16du:dateUtc="2025-12-07T22:35:00Z"/>
          <w:rFonts w:ascii="Times New Roman" w:eastAsia="Times New Roman" w:hAnsi="Times New Roman" w:cs="Times New Roman"/>
          <w:sz w:val="24"/>
          <w:szCs w:val="24"/>
        </w:rPr>
      </w:pPr>
    </w:p>
    <w:p w14:paraId="0849F18F" w14:textId="77D0E214" w:rsidR="00496106" w:rsidDel="00103870" w:rsidRDefault="00496106">
      <w:pPr>
        <w:spacing w:after="0" w:line="480" w:lineRule="auto"/>
        <w:rPr>
          <w:del w:id="7" w:author="Ingeniería de Sistemas y Telecomunicaciones" w:date="2025-12-07T17:35:00Z" w16du:dateUtc="2025-12-07T22:35:00Z"/>
          <w:rFonts w:ascii="Times New Roman" w:eastAsia="Times New Roman" w:hAnsi="Times New Roman" w:cs="Times New Roman"/>
          <w:sz w:val="24"/>
          <w:szCs w:val="24"/>
        </w:rPr>
      </w:pPr>
    </w:p>
    <w:p w14:paraId="0849F190" w14:textId="77777777" w:rsidR="00496106" w:rsidRDefault="00496106">
      <w:pPr>
        <w:spacing w:after="0" w:line="480" w:lineRule="auto"/>
        <w:rPr>
          <w:rFonts w:ascii="Times New Roman" w:eastAsia="Times New Roman" w:hAnsi="Times New Roman" w:cs="Times New Roman"/>
          <w:sz w:val="24"/>
          <w:szCs w:val="24"/>
        </w:rPr>
      </w:pPr>
    </w:p>
    <w:p w14:paraId="0849F191"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Director</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w:t>
      </w:r>
    </w:p>
    <w:p w14:paraId="0849F192"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M.Sc</w:t>
        </w:r>
      </w:hyperlink>
      <w:r>
        <w:rPr>
          <w:rFonts w:ascii="Times New Roman" w:eastAsia="Times New Roman" w:hAnsi="Times New Roman" w:cs="Times New Roman"/>
          <w:sz w:val="24"/>
          <w:szCs w:val="24"/>
        </w:rPr>
        <w:t xml:space="preserve"> Viviana Cardona Posada</w:t>
      </w:r>
    </w:p>
    <w:p w14:paraId="0849F193" w14:textId="303B8FF5" w:rsidR="00496106" w:rsidDel="00103870" w:rsidRDefault="00496106">
      <w:pPr>
        <w:pBdr>
          <w:top w:val="nil"/>
          <w:left w:val="nil"/>
          <w:bottom w:val="nil"/>
          <w:right w:val="nil"/>
          <w:between w:val="nil"/>
        </w:pBdr>
        <w:spacing w:after="0" w:line="480" w:lineRule="auto"/>
        <w:rPr>
          <w:del w:id="8" w:author="Ingeniería de Sistemas y Telecomunicaciones" w:date="2025-12-07T17:35:00Z" w16du:dateUtc="2025-12-07T22:35:00Z"/>
          <w:rFonts w:ascii="Times New Roman" w:eastAsia="Times New Roman" w:hAnsi="Times New Roman" w:cs="Times New Roman"/>
          <w:color w:val="000000"/>
        </w:rPr>
      </w:pPr>
    </w:p>
    <w:p w14:paraId="0849F194"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color w:val="000000"/>
        </w:rPr>
      </w:pPr>
    </w:p>
    <w:p w14:paraId="0849F195"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Línea de investigación en transformación digital</w:t>
      </w:r>
    </w:p>
    <w:p w14:paraId="0849F196"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Grupo de Investigación y Desarrollo en informática y Telecomunicaciones</w:t>
      </w:r>
    </w:p>
    <w:p w14:paraId="0849F197"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Universidad de Manizales</w:t>
      </w:r>
    </w:p>
    <w:p w14:paraId="0849F198"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Facultad de Ciencias e Ingeniería</w:t>
      </w:r>
    </w:p>
    <w:p w14:paraId="0849F199" w14:textId="17AFD911"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Ingenier</w:t>
      </w:r>
      <w:r w:rsidR="00103870">
        <w:rPr>
          <w:rFonts w:ascii="Times New Roman" w:eastAsia="Times New Roman" w:hAnsi="Times New Roman" w:cs="Times New Roman"/>
          <w:sz w:val="24"/>
          <w:szCs w:val="24"/>
        </w:rPr>
        <w:t>í</w:t>
      </w:r>
      <w:r>
        <w:rPr>
          <w:rFonts w:ascii="Times New Roman" w:eastAsia="Times New Roman" w:hAnsi="Times New Roman" w:cs="Times New Roman"/>
          <w:sz w:val="24"/>
          <w:szCs w:val="24"/>
        </w:rPr>
        <w:t xml:space="preserve">a </w:t>
      </w:r>
      <w:r w:rsidR="00103870">
        <w:rPr>
          <w:rFonts w:ascii="Times New Roman" w:eastAsia="Times New Roman" w:hAnsi="Times New Roman" w:cs="Times New Roman"/>
          <w:sz w:val="24"/>
          <w:szCs w:val="24"/>
        </w:rPr>
        <w:t>d</w:t>
      </w:r>
      <w:r>
        <w:rPr>
          <w:rFonts w:ascii="Times New Roman" w:eastAsia="Times New Roman" w:hAnsi="Times New Roman" w:cs="Times New Roman"/>
          <w:sz w:val="24"/>
          <w:szCs w:val="24"/>
        </w:rPr>
        <w:t>e Sistemas y Telecomunicaciones</w:t>
      </w:r>
    </w:p>
    <w:p w14:paraId="0849F19A" w14:textId="0532D3D4" w:rsidR="00496106" w:rsidRDefault="00103870">
      <w:pPr>
        <w:pBdr>
          <w:top w:val="nil"/>
          <w:left w:val="nil"/>
          <w:bottom w:val="nil"/>
          <w:right w:val="nil"/>
          <w:between w:val="nil"/>
        </w:pBd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Ingeniería</w:t>
      </w:r>
      <w:r w:rsidR="007A406B">
        <w:rPr>
          <w:rFonts w:ascii="Times New Roman" w:eastAsia="Times New Roman" w:hAnsi="Times New Roman" w:cs="Times New Roman"/>
          <w:sz w:val="24"/>
          <w:szCs w:val="24"/>
        </w:rPr>
        <w:t xml:space="preserve"> en </w:t>
      </w:r>
      <w:r>
        <w:rPr>
          <w:rFonts w:ascii="Times New Roman" w:eastAsia="Times New Roman" w:hAnsi="Times New Roman" w:cs="Times New Roman"/>
          <w:sz w:val="24"/>
          <w:szCs w:val="24"/>
        </w:rPr>
        <w:t>Analítica</w:t>
      </w:r>
      <w:r w:rsidR="007A406B">
        <w:rPr>
          <w:rFonts w:ascii="Times New Roman" w:eastAsia="Times New Roman" w:hAnsi="Times New Roman" w:cs="Times New Roman"/>
          <w:sz w:val="24"/>
          <w:szCs w:val="24"/>
        </w:rPr>
        <w:t xml:space="preserve"> de Datos </w:t>
      </w:r>
    </w:p>
    <w:p w14:paraId="0849F19B" w14:textId="350DEC41" w:rsidR="00103870" w:rsidRDefault="007A406B">
      <w:pPr>
        <w:pBdr>
          <w:top w:val="nil"/>
          <w:left w:val="nil"/>
          <w:bottom w:val="nil"/>
          <w:right w:val="nil"/>
          <w:between w:val="nil"/>
        </w:pBdr>
        <w:spacing w:after="0" w:line="480" w:lineRule="auto"/>
        <w:jc w:val="center"/>
        <w:rPr>
          <w:ins w:id="9" w:author="Ingeniería de Sistemas y Telecomunicaciones" w:date="2025-12-07T17:35:00Z" w16du:dateUtc="2025-12-07T22:35:00Z"/>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Manizales, </w:t>
      </w:r>
      <w:r>
        <w:rPr>
          <w:rFonts w:ascii="Times New Roman" w:eastAsia="Times New Roman" w:hAnsi="Times New Roman" w:cs="Times New Roman"/>
          <w:sz w:val="24"/>
          <w:szCs w:val="24"/>
        </w:rPr>
        <w:t>2025</w:t>
      </w:r>
      <w:ins w:id="10" w:author="Ingeniería de Sistemas y Telecomunicaciones" w:date="2025-12-07T17:35:00Z" w16du:dateUtc="2025-12-07T22:35:00Z">
        <w:r w:rsidR="00103870">
          <w:rPr>
            <w:rFonts w:ascii="Times New Roman" w:eastAsia="Times New Roman" w:hAnsi="Times New Roman" w:cs="Times New Roman"/>
            <w:sz w:val="24"/>
            <w:szCs w:val="24"/>
          </w:rPr>
          <w:br w:type="page"/>
        </w:r>
      </w:ins>
    </w:p>
    <w:p w14:paraId="722D3C12" w14:textId="77777777" w:rsidR="00496106" w:rsidRDefault="00496106">
      <w:pPr>
        <w:pBdr>
          <w:top w:val="nil"/>
          <w:left w:val="nil"/>
          <w:bottom w:val="nil"/>
          <w:right w:val="nil"/>
          <w:between w:val="nil"/>
        </w:pBdr>
        <w:spacing w:after="0" w:line="480" w:lineRule="auto"/>
        <w:jc w:val="center"/>
        <w:rPr>
          <w:rFonts w:ascii="Times New Roman" w:eastAsia="Times New Roman" w:hAnsi="Times New Roman" w:cs="Times New Roman"/>
          <w:color w:val="000000"/>
          <w:sz w:val="24"/>
          <w:szCs w:val="24"/>
        </w:rPr>
        <w:sectPr w:rsidR="00496106">
          <w:headerReference w:type="even" r:id="rId9"/>
          <w:headerReference w:type="default" r:id="rId10"/>
          <w:headerReference w:type="first" r:id="rId11"/>
          <w:pgSz w:w="12240" w:h="15840"/>
          <w:pgMar w:top="1440" w:right="1440" w:bottom="1440" w:left="1440" w:header="709" w:footer="709" w:gutter="0"/>
          <w:pgNumType w:start="1"/>
          <w:cols w:space="720"/>
          <w:titlePg/>
        </w:sectPr>
      </w:pPr>
    </w:p>
    <w:p w14:paraId="0849F19C" w14:textId="77777777" w:rsidR="00496106" w:rsidRDefault="007A406B">
      <w:pPr>
        <w:keepLines/>
        <w:pBdr>
          <w:top w:val="nil"/>
          <w:left w:val="nil"/>
          <w:bottom w:val="nil"/>
          <w:right w:val="nil"/>
          <w:between w:val="nil"/>
        </w:pBdr>
        <w:spacing w:after="0" w:line="480" w:lineRule="auto"/>
        <w:jc w:val="center"/>
        <w:rPr>
          <w:rFonts w:ascii="Times New Roman" w:eastAsia="Times New Roman" w:hAnsi="Times New Roman" w:cs="Times New Roman"/>
          <w:color w:val="000000"/>
          <w:sz w:val="24"/>
          <w:szCs w:val="24"/>
        </w:rPr>
      </w:pPr>
      <w:bookmarkStart w:id="11" w:name="_bwx4zv2dsjcr" w:colFirst="0" w:colLast="0"/>
      <w:bookmarkEnd w:id="11"/>
      <w:r>
        <w:rPr>
          <w:rFonts w:ascii="Times New Roman" w:eastAsia="Times New Roman" w:hAnsi="Times New Roman" w:cs="Times New Roman"/>
          <w:b/>
          <w:bCs/>
          <w:color w:val="000000"/>
          <w:sz w:val="36"/>
          <w:szCs w:val="36"/>
        </w:rPr>
        <w:lastRenderedPageBreak/>
        <w:t>Resume</w:t>
      </w:r>
      <w:r>
        <w:rPr>
          <w:rFonts w:ascii="Times New Roman" w:eastAsia="Times New Roman" w:hAnsi="Times New Roman" w:cs="Times New Roman"/>
          <w:b/>
          <w:bCs/>
          <w:sz w:val="36"/>
          <w:szCs w:val="36"/>
        </w:rPr>
        <w:t>n</w:t>
      </w:r>
    </w:p>
    <w:p w14:paraId="0849F19D" w14:textId="08AEF886"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 xml:space="preserve">El </w:t>
      </w:r>
      <w:r w:rsidR="00E030FE">
        <w:rPr>
          <w:rFonts w:ascii="Times New Roman" w:hAnsi="Times New Roman"/>
          <w:sz w:val="24"/>
        </w:rPr>
        <w:t>presente proyecto</w:t>
      </w:r>
      <w:r>
        <w:rPr>
          <w:rFonts w:ascii="Times New Roman" w:hAnsi="Times New Roman"/>
          <w:sz w:val="24"/>
        </w:rPr>
        <w:t xml:space="preserve"> busca completar y ampliar un desarrollo previo orientado a modernizar la gestión de homologaciones. La facultad recibe solicitudes provenientes tanto de </w:t>
      </w:r>
      <w:r w:rsidR="00E274D2">
        <w:rPr>
          <w:rFonts w:ascii="Times New Roman" w:hAnsi="Times New Roman"/>
          <w:sz w:val="24"/>
        </w:rPr>
        <w:t xml:space="preserve">instituciones </w:t>
      </w:r>
      <w:r>
        <w:rPr>
          <w:rFonts w:ascii="Times New Roman" w:hAnsi="Times New Roman"/>
          <w:sz w:val="24"/>
        </w:rPr>
        <w:t>externas como de la plataforma institucional Open</w:t>
      </w:r>
      <w:r w:rsidR="00C166A2">
        <w:rPr>
          <w:rFonts w:ascii="Times New Roman" w:hAnsi="Times New Roman"/>
          <w:sz w:val="24"/>
        </w:rPr>
        <w:t>e</w:t>
      </w:r>
      <w:r>
        <w:rPr>
          <w:rFonts w:ascii="Times New Roman" w:hAnsi="Times New Roman"/>
          <w:sz w:val="24"/>
        </w:rPr>
        <w:t>d, cuyos documentos en formato PDF deben ser evaluados manualmente para determinar su pertinencia académica. Este proceso genera demoras, sobrecarga administrativa y posibles inconsistencias en los criterios de evaluación.</w:t>
      </w:r>
    </w:p>
    <w:p w14:paraId="0849F19E" w14:textId="5BFA30AB" w:rsidR="00496106" w:rsidRDefault="00BF027D" w:rsidP="00C166A2">
      <w:pPr>
        <w:pStyle w:val="Prrafodelista"/>
        <w:spacing w:line="480" w:lineRule="auto"/>
        <w:ind w:firstLine="720"/>
        <w:jc w:val="left"/>
        <w:rPr>
          <w:rFonts w:ascii="Times New Roman" w:hAnsi="Times New Roman"/>
          <w:sz w:val="24"/>
        </w:rPr>
      </w:pPr>
      <w:r>
        <w:rPr>
          <w:rFonts w:ascii="Times New Roman" w:hAnsi="Times New Roman"/>
          <w:sz w:val="24"/>
        </w:rPr>
        <w:t xml:space="preserve">En un </w:t>
      </w:r>
      <w:r w:rsidR="007A406B">
        <w:rPr>
          <w:rFonts w:ascii="Times New Roman" w:hAnsi="Times New Roman"/>
          <w:sz w:val="24"/>
        </w:rPr>
        <w:t>trabajo realizado previamente</w:t>
      </w:r>
      <w:r>
        <w:rPr>
          <w:rFonts w:ascii="Times New Roman" w:hAnsi="Times New Roman"/>
          <w:sz w:val="24"/>
        </w:rPr>
        <w:t xml:space="preserve"> por otros autores, se</w:t>
      </w:r>
      <w:r w:rsidR="007A406B">
        <w:rPr>
          <w:rFonts w:ascii="Times New Roman" w:hAnsi="Times New Roman"/>
          <w:sz w:val="24"/>
        </w:rPr>
        <w:t xml:space="preserve"> estableció bases técnicas para automatizar parcialmente el análisis de documentos externos; sin embargo, aún no se integran los certificados de Open</w:t>
      </w:r>
      <w:ins w:id="12" w:author="Ingeniería de Sistemas y Telecomunicaciones" w:date="2025-12-07T17:37:00Z" w16du:dateUtc="2025-12-07T22:37:00Z">
        <w:r>
          <w:rPr>
            <w:rFonts w:ascii="Times New Roman" w:hAnsi="Times New Roman"/>
            <w:sz w:val="24"/>
          </w:rPr>
          <w:t>e</w:t>
        </w:r>
      </w:ins>
      <w:r w:rsidR="007A406B">
        <w:rPr>
          <w:rFonts w:ascii="Times New Roman" w:hAnsi="Times New Roman"/>
          <w:sz w:val="24"/>
        </w:rPr>
        <w:t>d ni se cuenta con un sistema unificado que permita realizar todo el flujo de manera eficiente. El presente proyecto retoma ese avance, lo optimiza y lo complementa mediante la implementación de técnicas de Reconocimiento Óptico de Caracteres (OCR), Procesamiento de Lenguaje Natural (NLP) y modelos de similitud semántica, con el fin de extraer información relevante, validar contenidos y comparar competencias de forma objetiva.</w:t>
      </w:r>
    </w:p>
    <w:p w14:paraId="0849F19F" w14:textId="1DB752F8"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 xml:space="preserve">La metodología contempla el levantamiento de requisitos adicionales, la ampliación modular del sistema existente, la incorporación del módulo de homologación basado en </w:t>
      </w:r>
      <w:r w:rsidR="00C166A2">
        <w:rPr>
          <w:rFonts w:ascii="Times New Roman" w:hAnsi="Times New Roman"/>
          <w:sz w:val="24"/>
        </w:rPr>
        <w:t>Op</w:t>
      </w:r>
      <w:r w:rsidR="000E2F4F">
        <w:rPr>
          <w:rFonts w:ascii="Times New Roman" w:hAnsi="Times New Roman"/>
          <w:sz w:val="24"/>
        </w:rPr>
        <w:t>e</w:t>
      </w:r>
      <w:r w:rsidR="00C166A2">
        <w:rPr>
          <w:rFonts w:ascii="Times New Roman" w:hAnsi="Times New Roman"/>
          <w:sz w:val="24"/>
        </w:rPr>
        <w:t>ned</w:t>
      </w:r>
      <w:r>
        <w:rPr>
          <w:rFonts w:ascii="Times New Roman" w:hAnsi="Times New Roman"/>
          <w:sz w:val="24"/>
        </w:rPr>
        <w:t xml:space="preserve"> y la validación funcional del proceso completo. Se espera reducir significativamente los tiempos de respuesta, estandarizar criterios de equivalencia y fortalecer la trazabilidad institucional, contribuyendo así a la transformación digital de la Universidad de Manizales.</w:t>
      </w:r>
    </w:p>
    <w:p w14:paraId="0849F1A0" w14:textId="77777777" w:rsidR="00496106" w:rsidRDefault="007A406B">
      <w:pPr>
        <w:spacing w:before="240" w:after="240" w:line="480" w:lineRule="auto"/>
        <w:rPr>
          <w:rFonts w:ascii="Times New Roman" w:eastAsia="Times New Roman" w:hAnsi="Times New Roman" w:cs="Times New Roman"/>
          <w:b/>
          <w:bCs/>
          <w:sz w:val="24"/>
          <w:szCs w:val="24"/>
        </w:rPr>
      </w:pPr>
      <w:r w:rsidRPr="00C166A2">
        <w:rPr>
          <w:rFonts w:ascii="Times New Roman" w:eastAsia="Times New Roman" w:hAnsi="Times New Roman" w:cs="Times New Roman"/>
          <w:b/>
          <w:bCs/>
          <w:sz w:val="24"/>
          <w:szCs w:val="24"/>
        </w:rPr>
        <w:t xml:space="preserve">Palabras clave: </w:t>
      </w:r>
      <w:r w:rsidRPr="00C166A2">
        <w:rPr>
          <w:rFonts w:ascii="Times New Roman" w:eastAsia="Times New Roman" w:hAnsi="Times New Roman" w:cs="Times New Roman"/>
          <w:sz w:val="24"/>
          <w:szCs w:val="24"/>
        </w:rPr>
        <w:t>Inteligencia Artificial; Procesamiento de Lenguaje Natural; Reconocimiento Óptico de Caracteres; Automatización de Procesos; Homologación de Asignaturas.</w:t>
      </w:r>
    </w:p>
    <w:p w14:paraId="0849F1A1"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sz w:val="24"/>
          <w:szCs w:val="24"/>
        </w:rPr>
      </w:pPr>
    </w:p>
    <w:p w14:paraId="0849F1A2" w14:textId="77777777" w:rsidR="00496106" w:rsidRDefault="007A406B">
      <w:pPr>
        <w:spacing w:after="0" w:line="480" w:lineRule="auto"/>
        <w:rPr>
          <w:rFonts w:ascii="Times New Roman" w:eastAsia="Times New Roman" w:hAnsi="Times New Roman" w:cs="Times New Roman"/>
          <w:b/>
          <w:bCs/>
          <w:sz w:val="24"/>
          <w:szCs w:val="24"/>
        </w:rPr>
      </w:pPr>
      <w:r>
        <w:lastRenderedPageBreak/>
        <w:br w:type="page"/>
      </w:r>
    </w:p>
    <w:p w14:paraId="0849F1A3" w14:textId="3F4A3A33" w:rsidR="00496106" w:rsidRPr="00C166A2" w:rsidRDefault="00C166A2">
      <w:pPr>
        <w:keepLines/>
        <w:pBdr>
          <w:top w:val="nil"/>
          <w:left w:val="nil"/>
          <w:bottom w:val="nil"/>
          <w:right w:val="nil"/>
          <w:between w:val="nil"/>
        </w:pBdr>
        <w:spacing w:after="0" w:line="480" w:lineRule="auto"/>
        <w:jc w:val="center"/>
        <w:rPr>
          <w:rFonts w:ascii="Times New Roman" w:eastAsia="Times New Roman" w:hAnsi="Times New Roman" w:cs="Times New Roman"/>
          <w:b/>
          <w:bCs/>
          <w:color w:val="000000"/>
          <w:sz w:val="36"/>
          <w:szCs w:val="36"/>
          <w:lang w:val="en-US"/>
        </w:rPr>
      </w:pPr>
      <w:r>
        <w:rPr>
          <w:rFonts w:ascii="Times New Roman" w:eastAsia="Times New Roman" w:hAnsi="Times New Roman" w:cs="Times New Roman"/>
          <w:b/>
          <w:bCs/>
          <w:color w:val="000000"/>
          <w:sz w:val="36"/>
          <w:szCs w:val="36"/>
          <w:lang w:val="en-US"/>
        </w:rPr>
        <w:lastRenderedPageBreak/>
        <w:t>A</w:t>
      </w:r>
      <w:r w:rsidR="007A406B" w:rsidRPr="00C166A2">
        <w:rPr>
          <w:rFonts w:ascii="Times New Roman" w:eastAsia="Times New Roman" w:hAnsi="Times New Roman" w:cs="Times New Roman"/>
          <w:b/>
          <w:bCs/>
          <w:color w:val="000000"/>
          <w:sz w:val="36"/>
          <w:szCs w:val="36"/>
          <w:lang w:val="en-US"/>
        </w:rPr>
        <w:t>bstract</w:t>
      </w:r>
    </w:p>
    <w:p w14:paraId="0849F1A4" w14:textId="0F9B35BA" w:rsidR="00496106" w:rsidRPr="00C166A2" w:rsidRDefault="007A406B" w:rsidP="00C166A2">
      <w:pPr>
        <w:pStyle w:val="Prrafodelista"/>
        <w:spacing w:line="480" w:lineRule="auto"/>
        <w:ind w:firstLine="720"/>
        <w:jc w:val="left"/>
        <w:rPr>
          <w:rFonts w:ascii="Times New Roman" w:hAnsi="Times New Roman"/>
          <w:sz w:val="24"/>
          <w:lang w:val="en-US"/>
        </w:rPr>
      </w:pPr>
      <w:r w:rsidRPr="00C166A2">
        <w:rPr>
          <w:rFonts w:ascii="Times New Roman" w:hAnsi="Times New Roman"/>
          <w:sz w:val="24"/>
          <w:lang w:val="en-US"/>
        </w:rPr>
        <w:t xml:space="preserve">The project </w:t>
      </w:r>
      <w:r w:rsidRPr="00C166A2">
        <w:rPr>
          <w:rFonts w:ascii="Times New Roman" w:hAnsi="Times New Roman"/>
          <w:i/>
          <w:iCs/>
          <w:sz w:val="24"/>
          <w:lang w:val="en-US"/>
        </w:rPr>
        <w:t>“Automation of the Course Equivalency Process in the Faculty of Engineering at the University of Manizales Using Artificial Intelligence Techniques”</w:t>
      </w:r>
      <w:r w:rsidRPr="00C166A2">
        <w:rPr>
          <w:rFonts w:ascii="Times New Roman" w:hAnsi="Times New Roman"/>
          <w:sz w:val="24"/>
          <w:lang w:val="en-US"/>
        </w:rPr>
        <w:t xml:space="preserve"> aims to complete and expand a previous development focused on modernizing the academic course equivalency process. The </w:t>
      </w:r>
      <w:r w:rsidR="00C166A2" w:rsidRPr="00C166A2">
        <w:rPr>
          <w:rFonts w:ascii="Times New Roman" w:hAnsi="Times New Roman"/>
          <w:sz w:val="24"/>
          <w:lang w:val="en-US"/>
        </w:rPr>
        <w:t>faculty</w:t>
      </w:r>
      <w:r w:rsidRPr="00C166A2">
        <w:rPr>
          <w:rFonts w:ascii="Times New Roman" w:hAnsi="Times New Roman"/>
          <w:sz w:val="24"/>
          <w:lang w:val="en-US"/>
        </w:rPr>
        <w:t xml:space="preserve"> receives requests from external institutions as well as certificates generated by the University’s Open</w:t>
      </w:r>
      <w:r w:rsidR="00C166A2">
        <w:rPr>
          <w:rFonts w:ascii="Times New Roman" w:hAnsi="Times New Roman"/>
          <w:sz w:val="24"/>
          <w:lang w:val="en-US"/>
        </w:rPr>
        <w:t>e</w:t>
      </w:r>
      <w:r w:rsidRPr="00C166A2">
        <w:rPr>
          <w:rFonts w:ascii="Times New Roman" w:hAnsi="Times New Roman"/>
          <w:sz w:val="24"/>
          <w:lang w:val="en-US"/>
        </w:rPr>
        <w:t>d platform, all in PDF format, which must be manually reviewed to determine academic equivalence. This manual procedure leads to delays, administrative overload, and potential inconsistencies in evaluation criteria.</w:t>
      </w:r>
    </w:p>
    <w:p w14:paraId="0849F1A5" w14:textId="36DC86BC" w:rsidR="00496106" w:rsidRPr="00C166A2" w:rsidRDefault="007A406B" w:rsidP="00C166A2">
      <w:pPr>
        <w:pStyle w:val="Prrafodelista"/>
        <w:spacing w:line="480" w:lineRule="auto"/>
        <w:ind w:firstLine="720"/>
        <w:jc w:val="left"/>
        <w:rPr>
          <w:rFonts w:ascii="Times New Roman" w:hAnsi="Times New Roman"/>
          <w:sz w:val="24"/>
          <w:lang w:val="en-US"/>
        </w:rPr>
      </w:pPr>
      <w:r w:rsidRPr="00C166A2">
        <w:rPr>
          <w:rFonts w:ascii="Times New Roman" w:hAnsi="Times New Roman"/>
          <w:sz w:val="24"/>
          <w:lang w:val="en-US"/>
        </w:rPr>
        <w:t>The previous stage of the project established technical foundations for partially automating the analysis of external documents; however, it did not incorporate the validation of Open</w:t>
      </w:r>
      <w:r w:rsidR="00C166A2">
        <w:rPr>
          <w:rFonts w:ascii="Times New Roman" w:hAnsi="Times New Roman"/>
          <w:sz w:val="24"/>
          <w:lang w:val="en-US"/>
        </w:rPr>
        <w:t>ed</w:t>
      </w:r>
      <w:r w:rsidRPr="00C166A2">
        <w:rPr>
          <w:rFonts w:ascii="Times New Roman" w:hAnsi="Times New Roman"/>
          <w:sz w:val="24"/>
          <w:lang w:val="en-US"/>
        </w:rPr>
        <w:t xml:space="preserve"> certificates nor consolidate a fully functional system capable of handling the complete process. Building upon this earlier progress, the present work enhances and extends the system by implementing Optical Character Recognition (OCR), Natural Language Processing (NLP), and semantic similarity models to extract relevant information, validate course content, and compare competencies objectively.</w:t>
      </w:r>
    </w:p>
    <w:p w14:paraId="0849F1A6" w14:textId="05E24DCF" w:rsidR="00496106" w:rsidRPr="00C166A2" w:rsidRDefault="007A406B" w:rsidP="00C166A2">
      <w:pPr>
        <w:pStyle w:val="Prrafodelista"/>
        <w:spacing w:line="480" w:lineRule="auto"/>
        <w:ind w:firstLine="720"/>
        <w:jc w:val="left"/>
        <w:rPr>
          <w:rFonts w:ascii="Times New Roman" w:hAnsi="Times New Roman"/>
          <w:sz w:val="24"/>
          <w:lang w:val="en-US"/>
        </w:rPr>
      </w:pPr>
      <w:r w:rsidRPr="00C166A2">
        <w:rPr>
          <w:rFonts w:ascii="Times New Roman" w:hAnsi="Times New Roman"/>
          <w:sz w:val="24"/>
          <w:lang w:val="en-US"/>
        </w:rPr>
        <w:t>The methodology includes additional requirements gathering, modular expansion of the existing system, integration of the Open</w:t>
      </w:r>
      <w:r w:rsidR="00C166A2">
        <w:rPr>
          <w:rFonts w:ascii="Times New Roman" w:hAnsi="Times New Roman"/>
          <w:sz w:val="24"/>
          <w:lang w:val="en-US"/>
        </w:rPr>
        <w:t>e</w:t>
      </w:r>
      <w:r w:rsidRPr="00C166A2">
        <w:rPr>
          <w:rFonts w:ascii="Times New Roman" w:hAnsi="Times New Roman"/>
          <w:sz w:val="24"/>
          <w:lang w:val="en-US"/>
        </w:rPr>
        <w:t>d equivalency module, and validation of the end-to-end process. The project is expected to significantly reduce response times, standardize evaluation criteria, improve institutional traceability, and contribute to the University of Manizales’ digital transformation efforts.</w:t>
      </w:r>
    </w:p>
    <w:p w14:paraId="0849F1A7" w14:textId="38703C48" w:rsidR="009D5D52" w:rsidRDefault="007A406B">
      <w:pPr>
        <w:spacing w:before="240" w:after="240" w:line="48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Keywords</w:t>
      </w:r>
      <w:proofErr w:type="spellEnd"/>
      <w:r>
        <w:rPr>
          <w:rFonts w:ascii="Times New Roman" w:eastAsia="Times New Roman" w:hAnsi="Times New Roman" w:cs="Times New Roman"/>
          <w:b/>
          <w:bCs/>
          <w:sz w:val="24"/>
          <w:szCs w:val="24"/>
        </w:rPr>
        <w:t xml:space="preserve">: </w:t>
      </w:r>
      <w:r w:rsidRPr="00C166A2">
        <w:rPr>
          <w:rFonts w:ascii="Times New Roman" w:eastAsia="Times New Roman" w:hAnsi="Times New Roman" w:cs="Times New Roman"/>
          <w:sz w:val="24"/>
          <w:szCs w:val="24"/>
        </w:rPr>
        <w:t xml:space="preserve">Artificial </w:t>
      </w:r>
      <w:proofErr w:type="spellStart"/>
      <w:r w:rsidRPr="00C166A2">
        <w:rPr>
          <w:rFonts w:ascii="Times New Roman" w:eastAsia="Times New Roman" w:hAnsi="Times New Roman" w:cs="Times New Roman"/>
          <w:sz w:val="24"/>
          <w:szCs w:val="24"/>
        </w:rPr>
        <w:t>Intelligence</w:t>
      </w:r>
      <w:proofErr w:type="spellEnd"/>
      <w:r w:rsidRPr="00C166A2">
        <w:rPr>
          <w:rFonts w:ascii="Times New Roman" w:eastAsia="Times New Roman" w:hAnsi="Times New Roman" w:cs="Times New Roman"/>
          <w:sz w:val="24"/>
          <w:szCs w:val="24"/>
        </w:rPr>
        <w:t xml:space="preserve">; Natural Language Processing; </w:t>
      </w:r>
      <w:proofErr w:type="spellStart"/>
      <w:r w:rsidRPr="00C166A2">
        <w:rPr>
          <w:rFonts w:ascii="Times New Roman" w:eastAsia="Times New Roman" w:hAnsi="Times New Roman" w:cs="Times New Roman"/>
          <w:sz w:val="24"/>
          <w:szCs w:val="24"/>
        </w:rPr>
        <w:t>Optical</w:t>
      </w:r>
      <w:proofErr w:type="spellEnd"/>
      <w:r w:rsidRPr="00C166A2">
        <w:rPr>
          <w:rFonts w:ascii="Times New Roman" w:eastAsia="Times New Roman" w:hAnsi="Times New Roman" w:cs="Times New Roman"/>
          <w:sz w:val="24"/>
          <w:szCs w:val="24"/>
        </w:rPr>
        <w:t xml:space="preserve"> </w:t>
      </w:r>
      <w:proofErr w:type="spellStart"/>
      <w:r w:rsidRPr="00C166A2">
        <w:rPr>
          <w:rFonts w:ascii="Times New Roman" w:eastAsia="Times New Roman" w:hAnsi="Times New Roman" w:cs="Times New Roman"/>
          <w:sz w:val="24"/>
          <w:szCs w:val="24"/>
        </w:rPr>
        <w:t>Character</w:t>
      </w:r>
      <w:proofErr w:type="spellEnd"/>
      <w:r w:rsidRPr="00C166A2">
        <w:rPr>
          <w:rFonts w:ascii="Times New Roman" w:eastAsia="Times New Roman" w:hAnsi="Times New Roman" w:cs="Times New Roman"/>
          <w:sz w:val="24"/>
          <w:szCs w:val="24"/>
        </w:rPr>
        <w:t xml:space="preserve"> </w:t>
      </w:r>
      <w:proofErr w:type="spellStart"/>
      <w:r w:rsidRPr="00C166A2">
        <w:rPr>
          <w:rFonts w:ascii="Times New Roman" w:eastAsia="Times New Roman" w:hAnsi="Times New Roman" w:cs="Times New Roman"/>
          <w:sz w:val="24"/>
          <w:szCs w:val="24"/>
        </w:rPr>
        <w:t>Recognition</w:t>
      </w:r>
      <w:proofErr w:type="spellEnd"/>
      <w:r w:rsidRPr="00C166A2">
        <w:rPr>
          <w:rFonts w:ascii="Times New Roman" w:eastAsia="Times New Roman" w:hAnsi="Times New Roman" w:cs="Times New Roman"/>
          <w:sz w:val="24"/>
          <w:szCs w:val="24"/>
        </w:rPr>
        <w:t xml:space="preserve">; </w:t>
      </w:r>
      <w:proofErr w:type="spellStart"/>
      <w:r w:rsidRPr="00C166A2">
        <w:rPr>
          <w:rFonts w:ascii="Times New Roman" w:eastAsia="Times New Roman" w:hAnsi="Times New Roman" w:cs="Times New Roman"/>
          <w:sz w:val="24"/>
          <w:szCs w:val="24"/>
        </w:rPr>
        <w:t>Process</w:t>
      </w:r>
      <w:proofErr w:type="spellEnd"/>
      <w:r w:rsidRPr="00C166A2">
        <w:rPr>
          <w:rFonts w:ascii="Times New Roman" w:eastAsia="Times New Roman" w:hAnsi="Times New Roman" w:cs="Times New Roman"/>
          <w:sz w:val="24"/>
          <w:szCs w:val="24"/>
        </w:rPr>
        <w:t xml:space="preserve"> </w:t>
      </w:r>
      <w:proofErr w:type="spellStart"/>
      <w:r w:rsidRPr="00C166A2">
        <w:rPr>
          <w:rFonts w:ascii="Times New Roman" w:eastAsia="Times New Roman" w:hAnsi="Times New Roman" w:cs="Times New Roman"/>
          <w:sz w:val="24"/>
          <w:szCs w:val="24"/>
        </w:rPr>
        <w:t>Automation</w:t>
      </w:r>
      <w:proofErr w:type="spellEnd"/>
      <w:r w:rsidRPr="00C166A2">
        <w:rPr>
          <w:rFonts w:ascii="Times New Roman" w:eastAsia="Times New Roman" w:hAnsi="Times New Roman" w:cs="Times New Roman"/>
          <w:sz w:val="24"/>
          <w:szCs w:val="24"/>
        </w:rPr>
        <w:t xml:space="preserve">; </w:t>
      </w:r>
      <w:proofErr w:type="spellStart"/>
      <w:r w:rsidRPr="00C166A2">
        <w:rPr>
          <w:rFonts w:ascii="Times New Roman" w:eastAsia="Times New Roman" w:hAnsi="Times New Roman" w:cs="Times New Roman"/>
          <w:sz w:val="24"/>
          <w:szCs w:val="24"/>
        </w:rPr>
        <w:t>Course</w:t>
      </w:r>
      <w:proofErr w:type="spellEnd"/>
      <w:r w:rsidRPr="00C166A2">
        <w:rPr>
          <w:rFonts w:ascii="Times New Roman" w:eastAsia="Times New Roman" w:hAnsi="Times New Roman" w:cs="Times New Roman"/>
          <w:sz w:val="24"/>
          <w:szCs w:val="24"/>
        </w:rPr>
        <w:t xml:space="preserve"> </w:t>
      </w:r>
      <w:proofErr w:type="spellStart"/>
      <w:r w:rsidRPr="00C166A2">
        <w:rPr>
          <w:rFonts w:ascii="Times New Roman" w:eastAsia="Times New Roman" w:hAnsi="Times New Roman" w:cs="Times New Roman"/>
          <w:sz w:val="24"/>
          <w:szCs w:val="24"/>
        </w:rPr>
        <w:t>Equivalency</w:t>
      </w:r>
      <w:proofErr w:type="spellEnd"/>
      <w:r w:rsidRPr="00C166A2">
        <w:rPr>
          <w:rFonts w:ascii="Times New Roman" w:eastAsia="Times New Roman" w:hAnsi="Times New Roman" w:cs="Times New Roman"/>
          <w:sz w:val="24"/>
          <w:szCs w:val="24"/>
        </w:rPr>
        <w:t>.</w:t>
      </w:r>
    </w:p>
    <w:p w14:paraId="0849F1A9" w14:textId="77777777" w:rsidR="00496106" w:rsidRDefault="007A406B">
      <w:pPr>
        <w:pBdr>
          <w:top w:val="nil"/>
          <w:left w:val="nil"/>
          <w:bottom w:val="nil"/>
          <w:right w:val="nil"/>
          <w:between w:val="nil"/>
        </w:pBdr>
        <w:spacing w:after="0" w:line="480" w:lineRule="auto"/>
        <w:jc w:val="cente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lastRenderedPageBreak/>
        <w:t>Contenido</w:t>
      </w:r>
    </w:p>
    <w:p w14:paraId="0849F1AA" w14:textId="77777777" w:rsidR="00496106" w:rsidRDefault="007A406B">
      <w:pPr>
        <w:pBdr>
          <w:top w:val="nil"/>
          <w:left w:val="nil"/>
          <w:bottom w:val="nil"/>
          <w:right w:val="nil"/>
          <w:between w:val="nil"/>
        </w:pBdr>
        <w:spacing w:after="0" w:line="480" w:lineRule="auto"/>
        <w:jc w:val="right"/>
        <w:rPr>
          <w:rFonts w:ascii="Times New Roman" w:eastAsia="Times New Roman" w:hAnsi="Times New Roman" w:cs="Times New Roman"/>
          <w:b/>
          <w:bCs/>
          <w:color w:val="000000"/>
          <w:sz w:val="24"/>
          <w:szCs w:val="24"/>
        </w:rPr>
      </w:pPr>
      <w:bookmarkStart w:id="13" w:name="_5mb4dvckxguh" w:colFirst="0" w:colLast="0"/>
      <w:bookmarkEnd w:id="13"/>
      <w:r>
        <w:rPr>
          <w:rFonts w:ascii="Times New Roman" w:eastAsia="Times New Roman" w:hAnsi="Times New Roman" w:cs="Times New Roman"/>
          <w:b/>
          <w:bCs/>
          <w:color w:val="000000"/>
          <w:sz w:val="24"/>
          <w:szCs w:val="24"/>
        </w:rPr>
        <w:t>Pág.</w:t>
      </w:r>
    </w:p>
    <w:bookmarkStart w:id="14" w:name="_k16wktf7x92b" w:colFirst="0" w:colLast="0" w:displacedByCustomXml="next"/>
    <w:bookmarkEnd w:id="14" w:displacedByCustomXml="next"/>
    <w:sdt>
      <w:sdtPr>
        <w:id w:val="-1994104955"/>
        <w:docPartObj>
          <w:docPartGallery w:val="Table of Contents"/>
          <w:docPartUnique/>
        </w:docPartObj>
      </w:sdtPr>
      <w:sdtContent>
        <w:p w14:paraId="0849F1AB"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qqstw4tyndh">
            <w:r>
              <w:rPr>
                <w:rFonts w:ascii="Times New Roman" w:eastAsia="Times New Roman" w:hAnsi="Times New Roman" w:cs="Times New Roman"/>
                <w:b/>
                <w:bCs/>
                <w:smallCaps/>
                <w:color w:val="000000"/>
                <w:sz w:val="20"/>
                <w:szCs w:val="20"/>
              </w:rPr>
              <w:t>1.</w:t>
            </w:r>
          </w:hyperlink>
          <w:hyperlink w:anchor="_qqstw4tyndh">
            <w:r>
              <w:rPr>
                <w:rFonts w:ascii="Times New Roman" w:eastAsia="Times New Roman" w:hAnsi="Times New Roman" w:cs="Times New Roman"/>
                <w:color w:val="000000"/>
                <w:sz w:val="24"/>
                <w:szCs w:val="24"/>
              </w:rPr>
              <w:tab/>
            </w:r>
          </w:hyperlink>
          <w:r>
            <w:fldChar w:fldCharType="begin"/>
          </w:r>
          <w:r>
            <w:instrText xml:space="preserve"> PAGEREF _qqstw4tyndh \h </w:instrText>
          </w:r>
          <w:r>
            <w:fldChar w:fldCharType="separate"/>
          </w:r>
          <w:r>
            <w:rPr>
              <w:rFonts w:ascii="Times New Roman" w:eastAsia="Times New Roman" w:hAnsi="Times New Roman" w:cs="Times New Roman"/>
              <w:b/>
              <w:bCs/>
              <w:smallCaps/>
              <w:color w:val="000000"/>
              <w:sz w:val="20"/>
              <w:szCs w:val="20"/>
            </w:rPr>
            <w:t>Planteamiento del problema y su justificación</w:t>
          </w:r>
          <w:r>
            <w:rPr>
              <w:rFonts w:ascii="Times New Roman" w:eastAsia="Times New Roman" w:hAnsi="Times New Roman" w:cs="Times New Roman"/>
              <w:b/>
              <w:bCs/>
              <w:smallCaps/>
              <w:color w:val="000000"/>
              <w:sz w:val="20"/>
              <w:szCs w:val="20"/>
            </w:rPr>
            <w:tab/>
            <w:t>9</w:t>
          </w:r>
          <w:r>
            <w:fldChar w:fldCharType="end"/>
          </w:r>
        </w:p>
        <w:p w14:paraId="0849F1AC" w14:textId="77777777" w:rsidR="00496106" w:rsidRDefault="007A406B">
          <w:pPr>
            <w:pBdr>
              <w:top w:val="nil"/>
              <w:left w:val="nil"/>
              <w:bottom w:val="nil"/>
              <w:right w:val="nil"/>
              <w:between w:val="nil"/>
            </w:pBdr>
            <w:tabs>
              <w:tab w:val="left" w:pos="880"/>
              <w:tab w:val="right" w:leader="dot" w:pos="9350"/>
            </w:tabs>
            <w:spacing w:after="0"/>
            <w:ind w:left="220"/>
            <w:rPr>
              <w:rFonts w:ascii="Times New Roman" w:eastAsia="Times New Roman" w:hAnsi="Times New Roman" w:cs="Times New Roman"/>
              <w:color w:val="000000"/>
              <w:sz w:val="24"/>
              <w:szCs w:val="24"/>
            </w:rPr>
          </w:pPr>
          <w:hyperlink w:anchor="_ltv2rzydu4qb">
            <w:r>
              <w:rPr>
                <w:rFonts w:ascii="Times New Roman" w:eastAsia="Times New Roman" w:hAnsi="Times New Roman" w:cs="Times New Roman"/>
                <w:smallCaps/>
                <w:color w:val="000000"/>
                <w:sz w:val="20"/>
                <w:szCs w:val="20"/>
              </w:rPr>
              <w:t>1.1</w:t>
            </w:r>
          </w:hyperlink>
          <w:hyperlink w:anchor="_ltv2rzydu4qb">
            <w:r>
              <w:rPr>
                <w:rFonts w:ascii="Times New Roman" w:eastAsia="Times New Roman" w:hAnsi="Times New Roman" w:cs="Times New Roman"/>
                <w:color w:val="000000"/>
                <w:sz w:val="24"/>
                <w:szCs w:val="24"/>
              </w:rPr>
              <w:tab/>
            </w:r>
          </w:hyperlink>
          <w:r>
            <w:fldChar w:fldCharType="begin"/>
          </w:r>
          <w:r>
            <w:instrText xml:space="preserve"> PAGEREF _ltv2rzydu4qb \h </w:instrText>
          </w:r>
          <w:r>
            <w:fldChar w:fldCharType="separate"/>
          </w:r>
          <w:r>
            <w:rPr>
              <w:rFonts w:ascii="Times New Roman" w:eastAsia="Times New Roman" w:hAnsi="Times New Roman" w:cs="Times New Roman"/>
              <w:smallCaps/>
              <w:color w:val="000000"/>
              <w:sz w:val="20"/>
              <w:szCs w:val="20"/>
            </w:rPr>
            <w:t>Descripción del área problemática</w:t>
          </w:r>
          <w:r>
            <w:rPr>
              <w:rFonts w:ascii="Times New Roman" w:eastAsia="Times New Roman" w:hAnsi="Times New Roman" w:cs="Times New Roman"/>
              <w:smallCaps/>
              <w:color w:val="000000"/>
              <w:sz w:val="20"/>
              <w:szCs w:val="20"/>
            </w:rPr>
            <w:tab/>
            <w:t>9</w:t>
          </w:r>
          <w:r>
            <w:fldChar w:fldCharType="end"/>
          </w:r>
        </w:p>
        <w:p w14:paraId="0849F1AD" w14:textId="77777777" w:rsidR="00496106" w:rsidRDefault="007A406B">
          <w:pPr>
            <w:pBdr>
              <w:top w:val="nil"/>
              <w:left w:val="nil"/>
              <w:bottom w:val="nil"/>
              <w:right w:val="nil"/>
              <w:between w:val="nil"/>
            </w:pBdr>
            <w:tabs>
              <w:tab w:val="left" w:pos="880"/>
              <w:tab w:val="right" w:leader="dot" w:pos="9350"/>
            </w:tabs>
            <w:spacing w:after="0"/>
            <w:ind w:left="220"/>
            <w:rPr>
              <w:rFonts w:ascii="Times New Roman" w:eastAsia="Times New Roman" w:hAnsi="Times New Roman" w:cs="Times New Roman"/>
              <w:color w:val="000000"/>
              <w:sz w:val="24"/>
              <w:szCs w:val="24"/>
            </w:rPr>
          </w:pPr>
          <w:hyperlink w:anchor="_dqr8eutksu79">
            <w:r>
              <w:rPr>
                <w:rFonts w:ascii="Times New Roman" w:eastAsia="Times New Roman" w:hAnsi="Times New Roman" w:cs="Times New Roman"/>
                <w:smallCaps/>
                <w:color w:val="000000"/>
                <w:sz w:val="20"/>
                <w:szCs w:val="20"/>
              </w:rPr>
              <w:t>1.2</w:t>
            </w:r>
          </w:hyperlink>
          <w:hyperlink w:anchor="_dqr8eutksu79">
            <w:r>
              <w:rPr>
                <w:rFonts w:ascii="Times New Roman" w:eastAsia="Times New Roman" w:hAnsi="Times New Roman" w:cs="Times New Roman"/>
                <w:color w:val="000000"/>
                <w:sz w:val="24"/>
                <w:szCs w:val="24"/>
              </w:rPr>
              <w:tab/>
            </w:r>
          </w:hyperlink>
          <w:r>
            <w:fldChar w:fldCharType="begin"/>
          </w:r>
          <w:r>
            <w:instrText xml:space="preserve"> PAGEREF _dqr8eutksu79 \h </w:instrText>
          </w:r>
          <w:r>
            <w:fldChar w:fldCharType="separate"/>
          </w:r>
          <w:r>
            <w:rPr>
              <w:rFonts w:ascii="Times New Roman" w:eastAsia="Times New Roman" w:hAnsi="Times New Roman" w:cs="Times New Roman"/>
              <w:smallCaps/>
              <w:color w:val="000000"/>
              <w:sz w:val="20"/>
              <w:szCs w:val="20"/>
            </w:rPr>
            <w:t>Formulación del problema</w:t>
          </w:r>
          <w:r>
            <w:rPr>
              <w:rFonts w:ascii="Times New Roman" w:eastAsia="Times New Roman" w:hAnsi="Times New Roman" w:cs="Times New Roman"/>
              <w:smallCaps/>
              <w:color w:val="000000"/>
              <w:sz w:val="20"/>
              <w:szCs w:val="20"/>
            </w:rPr>
            <w:tab/>
            <w:t>10</w:t>
          </w:r>
          <w:r>
            <w:fldChar w:fldCharType="end"/>
          </w:r>
        </w:p>
        <w:p w14:paraId="0849F1AE" w14:textId="77777777" w:rsidR="00496106" w:rsidRDefault="007A406B">
          <w:pPr>
            <w:pBdr>
              <w:top w:val="nil"/>
              <w:left w:val="nil"/>
              <w:bottom w:val="nil"/>
              <w:right w:val="nil"/>
              <w:between w:val="nil"/>
            </w:pBdr>
            <w:tabs>
              <w:tab w:val="left" w:pos="880"/>
              <w:tab w:val="right" w:leader="dot" w:pos="9350"/>
            </w:tabs>
            <w:spacing w:after="0"/>
            <w:ind w:left="220"/>
            <w:rPr>
              <w:rFonts w:ascii="Times New Roman" w:eastAsia="Times New Roman" w:hAnsi="Times New Roman" w:cs="Times New Roman"/>
              <w:color w:val="000000"/>
              <w:sz w:val="24"/>
              <w:szCs w:val="24"/>
            </w:rPr>
          </w:pPr>
          <w:hyperlink w:anchor="_10ar3d8wl93u">
            <w:r>
              <w:rPr>
                <w:rFonts w:ascii="Times New Roman" w:eastAsia="Times New Roman" w:hAnsi="Times New Roman" w:cs="Times New Roman"/>
                <w:smallCaps/>
                <w:color w:val="000000"/>
                <w:sz w:val="20"/>
                <w:szCs w:val="20"/>
              </w:rPr>
              <w:t>1.3</w:t>
            </w:r>
          </w:hyperlink>
          <w:hyperlink w:anchor="_10ar3d8wl93u">
            <w:r>
              <w:rPr>
                <w:rFonts w:ascii="Times New Roman" w:eastAsia="Times New Roman" w:hAnsi="Times New Roman" w:cs="Times New Roman"/>
                <w:color w:val="000000"/>
                <w:sz w:val="24"/>
                <w:szCs w:val="24"/>
              </w:rPr>
              <w:tab/>
            </w:r>
          </w:hyperlink>
          <w:r>
            <w:fldChar w:fldCharType="begin"/>
          </w:r>
          <w:r>
            <w:instrText xml:space="preserve"> PAGEREF _10ar3d8wl93u \h </w:instrText>
          </w:r>
          <w:r>
            <w:fldChar w:fldCharType="separate"/>
          </w:r>
          <w:r>
            <w:rPr>
              <w:rFonts w:ascii="Times New Roman" w:eastAsia="Times New Roman" w:hAnsi="Times New Roman" w:cs="Times New Roman"/>
              <w:smallCaps/>
              <w:color w:val="000000"/>
              <w:sz w:val="20"/>
              <w:szCs w:val="20"/>
            </w:rPr>
            <w:t>Justificación</w:t>
          </w:r>
          <w:r>
            <w:rPr>
              <w:rFonts w:ascii="Times New Roman" w:eastAsia="Times New Roman" w:hAnsi="Times New Roman" w:cs="Times New Roman"/>
              <w:smallCaps/>
              <w:color w:val="000000"/>
              <w:sz w:val="20"/>
              <w:szCs w:val="20"/>
            </w:rPr>
            <w:tab/>
            <w:t>11</w:t>
          </w:r>
          <w:r>
            <w:fldChar w:fldCharType="end"/>
          </w:r>
        </w:p>
        <w:p w14:paraId="0849F1AF"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a1g7ftvfkrbk">
            <w:r>
              <w:rPr>
                <w:rFonts w:ascii="Times New Roman" w:eastAsia="Times New Roman" w:hAnsi="Times New Roman" w:cs="Times New Roman"/>
                <w:b/>
                <w:bCs/>
                <w:smallCaps/>
                <w:color w:val="000000"/>
                <w:sz w:val="20"/>
                <w:szCs w:val="20"/>
              </w:rPr>
              <w:t>2.</w:t>
            </w:r>
          </w:hyperlink>
          <w:hyperlink w:anchor="_a1g7ftvfkrbk">
            <w:r>
              <w:rPr>
                <w:rFonts w:ascii="Times New Roman" w:eastAsia="Times New Roman" w:hAnsi="Times New Roman" w:cs="Times New Roman"/>
                <w:color w:val="000000"/>
                <w:sz w:val="24"/>
                <w:szCs w:val="24"/>
              </w:rPr>
              <w:tab/>
            </w:r>
          </w:hyperlink>
          <w:r>
            <w:fldChar w:fldCharType="begin"/>
          </w:r>
          <w:r>
            <w:instrText xml:space="preserve"> PAGEREF _a1g7ftvfkrbk \h </w:instrText>
          </w:r>
          <w:r>
            <w:fldChar w:fldCharType="separate"/>
          </w:r>
          <w:r>
            <w:rPr>
              <w:rFonts w:ascii="Times New Roman" w:eastAsia="Times New Roman" w:hAnsi="Times New Roman" w:cs="Times New Roman"/>
              <w:b/>
              <w:bCs/>
              <w:smallCaps/>
              <w:color w:val="000000"/>
              <w:sz w:val="20"/>
              <w:szCs w:val="20"/>
            </w:rPr>
            <w:t>Objetivos</w:t>
          </w:r>
          <w:r>
            <w:rPr>
              <w:rFonts w:ascii="Times New Roman" w:eastAsia="Times New Roman" w:hAnsi="Times New Roman" w:cs="Times New Roman"/>
              <w:b/>
              <w:bCs/>
              <w:smallCaps/>
              <w:color w:val="000000"/>
              <w:sz w:val="20"/>
              <w:szCs w:val="20"/>
            </w:rPr>
            <w:tab/>
            <w:t>13</w:t>
          </w:r>
          <w:r>
            <w:fldChar w:fldCharType="end"/>
          </w:r>
        </w:p>
        <w:p w14:paraId="0849F1B0" w14:textId="77777777" w:rsidR="00496106" w:rsidRDefault="007A406B">
          <w:pPr>
            <w:pBdr>
              <w:top w:val="nil"/>
              <w:left w:val="nil"/>
              <w:bottom w:val="nil"/>
              <w:right w:val="nil"/>
              <w:between w:val="nil"/>
            </w:pBdr>
            <w:tabs>
              <w:tab w:val="left" w:pos="880"/>
              <w:tab w:val="right" w:leader="dot" w:pos="9350"/>
            </w:tabs>
            <w:spacing w:after="0"/>
            <w:ind w:left="220"/>
            <w:rPr>
              <w:rFonts w:ascii="Times New Roman" w:eastAsia="Times New Roman" w:hAnsi="Times New Roman" w:cs="Times New Roman"/>
              <w:color w:val="000000"/>
              <w:sz w:val="24"/>
              <w:szCs w:val="24"/>
            </w:rPr>
          </w:pPr>
          <w:hyperlink w:anchor="_lkjijfdc88yp">
            <w:r>
              <w:rPr>
                <w:rFonts w:ascii="Times New Roman" w:eastAsia="Times New Roman" w:hAnsi="Times New Roman" w:cs="Times New Roman"/>
                <w:smallCaps/>
                <w:color w:val="000000"/>
                <w:sz w:val="20"/>
                <w:szCs w:val="20"/>
              </w:rPr>
              <w:t>2.1</w:t>
            </w:r>
          </w:hyperlink>
          <w:hyperlink w:anchor="_lkjijfdc88yp">
            <w:r>
              <w:rPr>
                <w:rFonts w:ascii="Times New Roman" w:eastAsia="Times New Roman" w:hAnsi="Times New Roman" w:cs="Times New Roman"/>
                <w:color w:val="000000"/>
                <w:sz w:val="24"/>
                <w:szCs w:val="24"/>
              </w:rPr>
              <w:tab/>
            </w:r>
          </w:hyperlink>
          <w:r>
            <w:fldChar w:fldCharType="begin"/>
          </w:r>
          <w:r>
            <w:instrText xml:space="preserve"> PAGEREF _lkjijfdc88yp \h </w:instrText>
          </w:r>
          <w:r>
            <w:fldChar w:fldCharType="separate"/>
          </w:r>
          <w:r>
            <w:rPr>
              <w:rFonts w:ascii="Times New Roman" w:eastAsia="Times New Roman" w:hAnsi="Times New Roman" w:cs="Times New Roman"/>
              <w:smallCaps/>
              <w:color w:val="000000"/>
              <w:sz w:val="20"/>
              <w:szCs w:val="20"/>
            </w:rPr>
            <w:t>Objetivo general</w:t>
          </w:r>
          <w:r>
            <w:rPr>
              <w:rFonts w:ascii="Times New Roman" w:eastAsia="Times New Roman" w:hAnsi="Times New Roman" w:cs="Times New Roman"/>
              <w:smallCaps/>
              <w:color w:val="000000"/>
              <w:sz w:val="20"/>
              <w:szCs w:val="20"/>
            </w:rPr>
            <w:tab/>
            <w:t>13</w:t>
          </w:r>
          <w:r>
            <w:fldChar w:fldCharType="end"/>
          </w:r>
        </w:p>
        <w:p w14:paraId="0849F1B1" w14:textId="77777777" w:rsidR="00496106" w:rsidRDefault="007A406B">
          <w:pPr>
            <w:pBdr>
              <w:top w:val="nil"/>
              <w:left w:val="nil"/>
              <w:bottom w:val="nil"/>
              <w:right w:val="nil"/>
              <w:between w:val="nil"/>
            </w:pBdr>
            <w:tabs>
              <w:tab w:val="left" w:pos="880"/>
              <w:tab w:val="right" w:leader="dot" w:pos="9350"/>
            </w:tabs>
            <w:spacing w:after="0"/>
            <w:ind w:left="220"/>
            <w:rPr>
              <w:rFonts w:ascii="Times New Roman" w:eastAsia="Times New Roman" w:hAnsi="Times New Roman" w:cs="Times New Roman"/>
              <w:color w:val="000000"/>
              <w:sz w:val="24"/>
              <w:szCs w:val="24"/>
            </w:rPr>
          </w:pPr>
          <w:hyperlink w:anchor="_2bn2gjb8mi4v">
            <w:r>
              <w:rPr>
                <w:rFonts w:ascii="Times New Roman" w:eastAsia="Times New Roman" w:hAnsi="Times New Roman" w:cs="Times New Roman"/>
                <w:smallCaps/>
                <w:color w:val="000000"/>
                <w:sz w:val="20"/>
                <w:szCs w:val="20"/>
              </w:rPr>
              <w:t>2.2</w:t>
            </w:r>
          </w:hyperlink>
          <w:hyperlink w:anchor="_2bn2gjb8mi4v">
            <w:r>
              <w:rPr>
                <w:rFonts w:ascii="Times New Roman" w:eastAsia="Times New Roman" w:hAnsi="Times New Roman" w:cs="Times New Roman"/>
                <w:color w:val="000000"/>
                <w:sz w:val="24"/>
                <w:szCs w:val="24"/>
              </w:rPr>
              <w:tab/>
            </w:r>
          </w:hyperlink>
          <w:r>
            <w:fldChar w:fldCharType="begin"/>
          </w:r>
          <w:r>
            <w:instrText xml:space="preserve"> PAGEREF _2bn2gjb8mi4v \h </w:instrText>
          </w:r>
          <w:r>
            <w:fldChar w:fldCharType="separate"/>
          </w:r>
          <w:r>
            <w:rPr>
              <w:rFonts w:ascii="Times New Roman" w:eastAsia="Times New Roman" w:hAnsi="Times New Roman" w:cs="Times New Roman"/>
              <w:smallCaps/>
              <w:color w:val="000000"/>
              <w:sz w:val="20"/>
              <w:szCs w:val="20"/>
            </w:rPr>
            <w:t>Objetivos específicos</w:t>
          </w:r>
          <w:r>
            <w:rPr>
              <w:rFonts w:ascii="Times New Roman" w:eastAsia="Times New Roman" w:hAnsi="Times New Roman" w:cs="Times New Roman"/>
              <w:smallCaps/>
              <w:color w:val="000000"/>
              <w:sz w:val="20"/>
              <w:szCs w:val="20"/>
            </w:rPr>
            <w:tab/>
            <w:t>13</w:t>
          </w:r>
          <w:r>
            <w:fldChar w:fldCharType="end"/>
          </w:r>
        </w:p>
        <w:p w14:paraId="0849F1B2"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3gdo5o9ehj7v">
            <w:r>
              <w:rPr>
                <w:rFonts w:ascii="Times New Roman" w:eastAsia="Times New Roman" w:hAnsi="Times New Roman" w:cs="Times New Roman"/>
                <w:b/>
                <w:bCs/>
                <w:smallCaps/>
                <w:color w:val="000000"/>
                <w:sz w:val="20"/>
                <w:szCs w:val="20"/>
              </w:rPr>
              <w:t>3.</w:t>
            </w:r>
          </w:hyperlink>
          <w:hyperlink w:anchor="_3gdo5o9ehj7v">
            <w:r>
              <w:rPr>
                <w:rFonts w:ascii="Times New Roman" w:eastAsia="Times New Roman" w:hAnsi="Times New Roman" w:cs="Times New Roman"/>
                <w:color w:val="000000"/>
                <w:sz w:val="24"/>
                <w:szCs w:val="24"/>
              </w:rPr>
              <w:tab/>
            </w:r>
          </w:hyperlink>
          <w:r>
            <w:fldChar w:fldCharType="begin"/>
          </w:r>
          <w:r>
            <w:instrText xml:space="preserve"> PAGEREF _3gdo5o9ehj7v \h </w:instrText>
          </w:r>
          <w:r>
            <w:fldChar w:fldCharType="separate"/>
          </w:r>
          <w:r>
            <w:rPr>
              <w:rFonts w:ascii="Times New Roman" w:eastAsia="Times New Roman" w:hAnsi="Times New Roman" w:cs="Times New Roman"/>
              <w:b/>
              <w:bCs/>
              <w:smallCaps/>
              <w:color w:val="000000"/>
              <w:sz w:val="20"/>
              <w:szCs w:val="20"/>
            </w:rPr>
            <w:t>Antecedentes</w:t>
          </w:r>
          <w:r>
            <w:rPr>
              <w:rFonts w:ascii="Times New Roman" w:eastAsia="Times New Roman" w:hAnsi="Times New Roman" w:cs="Times New Roman"/>
              <w:b/>
              <w:bCs/>
              <w:smallCaps/>
              <w:color w:val="000000"/>
              <w:sz w:val="20"/>
              <w:szCs w:val="20"/>
            </w:rPr>
            <w:tab/>
            <w:t>14</w:t>
          </w:r>
          <w:r>
            <w:fldChar w:fldCharType="end"/>
          </w:r>
        </w:p>
        <w:p w14:paraId="0849F1B3"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wnvxmoaept7v">
            <w:r>
              <w:rPr>
                <w:rFonts w:ascii="Times New Roman" w:eastAsia="Times New Roman" w:hAnsi="Times New Roman" w:cs="Times New Roman"/>
                <w:b/>
                <w:bCs/>
                <w:smallCaps/>
                <w:color w:val="000000"/>
                <w:sz w:val="20"/>
                <w:szCs w:val="20"/>
              </w:rPr>
              <w:t>4.</w:t>
            </w:r>
          </w:hyperlink>
          <w:hyperlink w:anchor="_wnvxmoaept7v">
            <w:r>
              <w:rPr>
                <w:rFonts w:ascii="Times New Roman" w:eastAsia="Times New Roman" w:hAnsi="Times New Roman" w:cs="Times New Roman"/>
                <w:color w:val="000000"/>
                <w:sz w:val="24"/>
                <w:szCs w:val="24"/>
              </w:rPr>
              <w:tab/>
            </w:r>
          </w:hyperlink>
          <w:r>
            <w:fldChar w:fldCharType="begin"/>
          </w:r>
          <w:r>
            <w:instrText xml:space="preserve"> PAGEREF _wnvxmoaept7v \h </w:instrText>
          </w:r>
          <w:r>
            <w:fldChar w:fldCharType="separate"/>
          </w:r>
          <w:r>
            <w:rPr>
              <w:rFonts w:ascii="Times New Roman" w:eastAsia="Times New Roman" w:hAnsi="Times New Roman" w:cs="Times New Roman"/>
              <w:b/>
              <w:bCs/>
              <w:smallCaps/>
              <w:color w:val="000000"/>
              <w:sz w:val="20"/>
              <w:szCs w:val="20"/>
            </w:rPr>
            <w:t>Referente teórico</w:t>
          </w:r>
          <w:r>
            <w:rPr>
              <w:rFonts w:ascii="Times New Roman" w:eastAsia="Times New Roman" w:hAnsi="Times New Roman" w:cs="Times New Roman"/>
              <w:b/>
              <w:bCs/>
              <w:smallCaps/>
              <w:color w:val="000000"/>
              <w:sz w:val="20"/>
              <w:szCs w:val="20"/>
            </w:rPr>
            <w:tab/>
            <w:t>15</w:t>
          </w:r>
          <w:r>
            <w:fldChar w:fldCharType="end"/>
          </w:r>
        </w:p>
        <w:p w14:paraId="0849F1B4"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62rxwy267d00">
            <w:r>
              <w:rPr>
                <w:rFonts w:ascii="Times New Roman" w:eastAsia="Times New Roman" w:hAnsi="Times New Roman" w:cs="Times New Roman"/>
                <w:b/>
                <w:bCs/>
                <w:smallCaps/>
                <w:color w:val="000000"/>
                <w:sz w:val="20"/>
                <w:szCs w:val="20"/>
              </w:rPr>
              <w:t>5.</w:t>
            </w:r>
          </w:hyperlink>
          <w:hyperlink w:anchor="_62rxwy267d00">
            <w:r>
              <w:rPr>
                <w:rFonts w:ascii="Times New Roman" w:eastAsia="Times New Roman" w:hAnsi="Times New Roman" w:cs="Times New Roman"/>
                <w:color w:val="000000"/>
                <w:sz w:val="24"/>
                <w:szCs w:val="24"/>
              </w:rPr>
              <w:tab/>
            </w:r>
          </w:hyperlink>
          <w:r>
            <w:fldChar w:fldCharType="begin"/>
          </w:r>
          <w:r>
            <w:instrText xml:space="preserve"> PAGEREF _62rxwy267d00 \h </w:instrText>
          </w:r>
          <w:r>
            <w:fldChar w:fldCharType="separate"/>
          </w:r>
          <w:r>
            <w:rPr>
              <w:rFonts w:ascii="Times New Roman" w:eastAsia="Times New Roman" w:hAnsi="Times New Roman" w:cs="Times New Roman"/>
              <w:b/>
              <w:bCs/>
              <w:smallCaps/>
              <w:color w:val="000000"/>
              <w:sz w:val="20"/>
              <w:szCs w:val="20"/>
            </w:rPr>
            <w:t>Metodología</w:t>
          </w:r>
          <w:r>
            <w:rPr>
              <w:rFonts w:ascii="Times New Roman" w:eastAsia="Times New Roman" w:hAnsi="Times New Roman" w:cs="Times New Roman"/>
              <w:b/>
              <w:bCs/>
              <w:smallCaps/>
              <w:color w:val="000000"/>
              <w:sz w:val="20"/>
              <w:szCs w:val="20"/>
            </w:rPr>
            <w:tab/>
            <w:t>16</w:t>
          </w:r>
          <w:r>
            <w:fldChar w:fldCharType="end"/>
          </w:r>
        </w:p>
        <w:p w14:paraId="0849F1B5" w14:textId="77777777" w:rsidR="00496106" w:rsidRDefault="007A406B">
          <w:pPr>
            <w:pBdr>
              <w:top w:val="nil"/>
              <w:left w:val="nil"/>
              <w:bottom w:val="nil"/>
              <w:right w:val="nil"/>
              <w:between w:val="nil"/>
            </w:pBdr>
            <w:tabs>
              <w:tab w:val="left" w:pos="880"/>
              <w:tab w:val="right" w:leader="dot" w:pos="9350"/>
            </w:tabs>
            <w:spacing w:after="0"/>
            <w:ind w:left="220"/>
            <w:rPr>
              <w:rFonts w:ascii="Times New Roman" w:eastAsia="Times New Roman" w:hAnsi="Times New Roman" w:cs="Times New Roman"/>
              <w:color w:val="000000"/>
              <w:sz w:val="24"/>
              <w:szCs w:val="24"/>
            </w:rPr>
          </w:pPr>
          <w:hyperlink w:anchor="_4qp238x1fxh5">
            <w:r>
              <w:rPr>
                <w:rFonts w:ascii="Times New Roman" w:eastAsia="Times New Roman" w:hAnsi="Times New Roman" w:cs="Times New Roman"/>
                <w:smallCaps/>
                <w:color w:val="000000"/>
                <w:sz w:val="20"/>
                <w:szCs w:val="20"/>
              </w:rPr>
              <w:t>5.1</w:t>
            </w:r>
          </w:hyperlink>
          <w:hyperlink w:anchor="_4qp238x1fxh5">
            <w:r>
              <w:rPr>
                <w:rFonts w:ascii="Times New Roman" w:eastAsia="Times New Roman" w:hAnsi="Times New Roman" w:cs="Times New Roman"/>
                <w:color w:val="000000"/>
                <w:sz w:val="24"/>
                <w:szCs w:val="24"/>
              </w:rPr>
              <w:tab/>
            </w:r>
          </w:hyperlink>
          <w:r>
            <w:fldChar w:fldCharType="begin"/>
          </w:r>
          <w:r>
            <w:instrText xml:space="preserve"> PAGEREF _4qp238x1fxh5 \h </w:instrText>
          </w:r>
          <w:r>
            <w:fldChar w:fldCharType="separate"/>
          </w:r>
          <w:r>
            <w:rPr>
              <w:rFonts w:ascii="Times New Roman" w:eastAsia="Times New Roman" w:hAnsi="Times New Roman" w:cs="Times New Roman"/>
              <w:smallCaps/>
              <w:color w:val="000000"/>
              <w:sz w:val="20"/>
              <w:szCs w:val="20"/>
            </w:rPr>
            <w:t>Procedimiento</w:t>
          </w:r>
          <w:r>
            <w:rPr>
              <w:rFonts w:ascii="Times New Roman" w:eastAsia="Times New Roman" w:hAnsi="Times New Roman" w:cs="Times New Roman"/>
              <w:smallCaps/>
              <w:color w:val="000000"/>
              <w:sz w:val="20"/>
              <w:szCs w:val="20"/>
            </w:rPr>
            <w:tab/>
            <w:t>16</w:t>
          </w:r>
          <w:r>
            <w:fldChar w:fldCharType="end"/>
          </w:r>
        </w:p>
        <w:p w14:paraId="0849F1B6"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id93r5a3pn54">
            <w:r>
              <w:rPr>
                <w:rFonts w:ascii="Times New Roman" w:eastAsia="Times New Roman" w:hAnsi="Times New Roman" w:cs="Times New Roman"/>
                <w:b/>
                <w:bCs/>
                <w:smallCaps/>
                <w:color w:val="000000"/>
                <w:sz w:val="20"/>
                <w:szCs w:val="20"/>
              </w:rPr>
              <w:t>6.</w:t>
            </w:r>
          </w:hyperlink>
          <w:hyperlink w:anchor="_id93r5a3pn54">
            <w:r>
              <w:rPr>
                <w:rFonts w:ascii="Times New Roman" w:eastAsia="Times New Roman" w:hAnsi="Times New Roman" w:cs="Times New Roman"/>
                <w:color w:val="000000"/>
                <w:sz w:val="24"/>
                <w:szCs w:val="24"/>
              </w:rPr>
              <w:tab/>
            </w:r>
          </w:hyperlink>
          <w:r>
            <w:fldChar w:fldCharType="begin"/>
          </w:r>
          <w:r>
            <w:instrText xml:space="preserve"> PAGEREF _id93r5a3pn54 \h </w:instrText>
          </w:r>
          <w:r>
            <w:fldChar w:fldCharType="separate"/>
          </w:r>
          <w:r>
            <w:rPr>
              <w:rFonts w:ascii="Times New Roman" w:eastAsia="Times New Roman" w:hAnsi="Times New Roman" w:cs="Times New Roman"/>
              <w:b/>
              <w:bCs/>
              <w:smallCaps/>
              <w:color w:val="000000"/>
              <w:sz w:val="20"/>
              <w:szCs w:val="20"/>
            </w:rPr>
            <w:t>Resultados Esperados</w:t>
          </w:r>
          <w:r>
            <w:rPr>
              <w:rFonts w:ascii="Times New Roman" w:eastAsia="Times New Roman" w:hAnsi="Times New Roman" w:cs="Times New Roman"/>
              <w:b/>
              <w:bCs/>
              <w:smallCaps/>
              <w:color w:val="000000"/>
              <w:sz w:val="20"/>
              <w:szCs w:val="20"/>
            </w:rPr>
            <w:tab/>
            <w:t>17</w:t>
          </w:r>
          <w:r>
            <w:fldChar w:fldCharType="end"/>
          </w:r>
        </w:p>
        <w:p w14:paraId="0849F1B7"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i25g0qr1fgd7">
            <w:r>
              <w:rPr>
                <w:rFonts w:ascii="Times New Roman" w:eastAsia="Times New Roman" w:hAnsi="Times New Roman" w:cs="Times New Roman"/>
                <w:b/>
                <w:bCs/>
                <w:smallCaps/>
                <w:color w:val="000000"/>
                <w:sz w:val="20"/>
                <w:szCs w:val="20"/>
              </w:rPr>
              <w:t>7.</w:t>
            </w:r>
          </w:hyperlink>
          <w:hyperlink w:anchor="_i25g0qr1fgd7">
            <w:r>
              <w:rPr>
                <w:rFonts w:ascii="Times New Roman" w:eastAsia="Times New Roman" w:hAnsi="Times New Roman" w:cs="Times New Roman"/>
                <w:color w:val="000000"/>
                <w:sz w:val="24"/>
                <w:szCs w:val="24"/>
              </w:rPr>
              <w:tab/>
            </w:r>
          </w:hyperlink>
          <w:r>
            <w:fldChar w:fldCharType="begin"/>
          </w:r>
          <w:r>
            <w:instrText xml:space="preserve"> PAGEREF _i25g0qr1fgd7 \h </w:instrText>
          </w:r>
          <w:r>
            <w:fldChar w:fldCharType="separate"/>
          </w:r>
          <w:r>
            <w:rPr>
              <w:rFonts w:ascii="Times New Roman" w:eastAsia="Times New Roman" w:hAnsi="Times New Roman" w:cs="Times New Roman"/>
              <w:b/>
              <w:bCs/>
              <w:smallCaps/>
              <w:color w:val="000000"/>
              <w:sz w:val="20"/>
              <w:szCs w:val="20"/>
            </w:rPr>
            <w:t>Impactos Esperados</w:t>
          </w:r>
          <w:r>
            <w:rPr>
              <w:rFonts w:ascii="Times New Roman" w:eastAsia="Times New Roman" w:hAnsi="Times New Roman" w:cs="Times New Roman"/>
              <w:b/>
              <w:bCs/>
              <w:smallCaps/>
              <w:color w:val="000000"/>
              <w:sz w:val="20"/>
              <w:szCs w:val="20"/>
            </w:rPr>
            <w:tab/>
            <w:t>18</w:t>
          </w:r>
          <w:r>
            <w:fldChar w:fldCharType="end"/>
          </w:r>
        </w:p>
        <w:p w14:paraId="0849F1B8"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7rtf9n9pbtzm">
            <w:r>
              <w:rPr>
                <w:rFonts w:ascii="Times New Roman" w:eastAsia="Times New Roman" w:hAnsi="Times New Roman" w:cs="Times New Roman"/>
                <w:b/>
                <w:bCs/>
                <w:smallCaps/>
                <w:color w:val="000000"/>
                <w:sz w:val="20"/>
                <w:szCs w:val="20"/>
              </w:rPr>
              <w:t>8.</w:t>
            </w:r>
          </w:hyperlink>
          <w:hyperlink w:anchor="_7rtf9n9pbtzm">
            <w:r>
              <w:rPr>
                <w:rFonts w:ascii="Times New Roman" w:eastAsia="Times New Roman" w:hAnsi="Times New Roman" w:cs="Times New Roman"/>
                <w:color w:val="000000"/>
                <w:sz w:val="24"/>
                <w:szCs w:val="24"/>
              </w:rPr>
              <w:tab/>
            </w:r>
          </w:hyperlink>
          <w:r>
            <w:fldChar w:fldCharType="begin"/>
          </w:r>
          <w:r>
            <w:instrText xml:space="preserve"> PAGEREF _7rtf9n9pbtzm \h </w:instrText>
          </w:r>
          <w:r>
            <w:fldChar w:fldCharType="separate"/>
          </w:r>
          <w:r>
            <w:rPr>
              <w:rFonts w:ascii="Times New Roman" w:eastAsia="Times New Roman" w:hAnsi="Times New Roman" w:cs="Times New Roman"/>
              <w:b/>
              <w:bCs/>
              <w:smallCaps/>
              <w:color w:val="000000"/>
              <w:sz w:val="20"/>
              <w:szCs w:val="20"/>
            </w:rPr>
            <w:t>Cronograma</w:t>
          </w:r>
          <w:r>
            <w:rPr>
              <w:rFonts w:ascii="Times New Roman" w:eastAsia="Times New Roman" w:hAnsi="Times New Roman" w:cs="Times New Roman"/>
              <w:b/>
              <w:bCs/>
              <w:smallCaps/>
              <w:color w:val="000000"/>
              <w:sz w:val="20"/>
              <w:szCs w:val="20"/>
            </w:rPr>
            <w:tab/>
            <w:t>19</w:t>
          </w:r>
          <w:r>
            <w:fldChar w:fldCharType="end"/>
          </w:r>
        </w:p>
        <w:p w14:paraId="0849F1B9" w14:textId="77777777" w:rsidR="00496106" w:rsidRDefault="007A406B">
          <w:pPr>
            <w:pBdr>
              <w:top w:val="nil"/>
              <w:left w:val="nil"/>
              <w:bottom w:val="nil"/>
              <w:right w:val="nil"/>
              <w:between w:val="nil"/>
            </w:pBdr>
            <w:tabs>
              <w:tab w:val="left" w:pos="440"/>
              <w:tab w:val="right" w:leader="dot" w:pos="9350"/>
            </w:tabs>
            <w:spacing w:before="120" w:after="120"/>
            <w:rPr>
              <w:rFonts w:ascii="Times New Roman" w:eastAsia="Times New Roman" w:hAnsi="Times New Roman" w:cs="Times New Roman"/>
              <w:color w:val="000000"/>
              <w:sz w:val="24"/>
              <w:szCs w:val="24"/>
            </w:rPr>
          </w:pPr>
          <w:hyperlink w:anchor="_ulvbqaqcy6dg">
            <w:r>
              <w:rPr>
                <w:rFonts w:ascii="Times New Roman" w:eastAsia="Times New Roman" w:hAnsi="Times New Roman" w:cs="Times New Roman"/>
                <w:b/>
                <w:bCs/>
                <w:smallCaps/>
                <w:color w:val="000000"/>
                <w:sz w:val="20"/>
                <w:szCs w:val="20"/>
              </w:rPr>
              <w:t>9.</w:t>
            </w:r>
          </w:hyperlink>
          <w:hyperlink w:anchor="_ulvbqaqcy6dg">
            <w:r>
              <w:rPr>
                <w:rFonts w:ascii="Times New Roman" w:eastAsia="Times New Roman" w:hAnsi="Times New Roman" w:cs="Times New Roman"/>
                <w:color w:val="000000"/>
                <w:sz w:val="24"/>
                <w:szCs w:val="24"/>
              </w:rPr>
              <w:tab/>
            </w:r>
          </w:hyperlink>
          <w:r>
            <w:fldChar w:fldCharType="begin"/>
          </w:r>
          <w:r>
            <w:instrText xml:space="preserve"> PAGEREF _ulvbqaqcy6dg \h </w:instrText>
          </w:r>
          <w:r>
            <w:fldChar w:fldCharType="separate"/>
          </w:r>
          <w:r>
            <w:rPr>
              <w:rFonts w:ascii="Times New Roman" w:eastAsia="Times New Roman" w:hAnsi="Times New Roman" w:cs="Times New Roman"/>
              <w:b/>
              <w:bCs/>
              <w:smallCaps/>
              <w:color w:val="000000"/>
              <w:sz w:val="20"/>
              <w:szCs w:val="20"/>
            </w:rPr>
            <w:t>Referencias</w:t>
          </w:r>
          <w:r>
            <w:rPr>
              <w:rFonts w:ascii="Times New Roman" w:eastAsia="Times New Roman" w:hAnsi="Times New Roman" w:cs="Times New Roman"/>
              <w:b/>
              <w:bCs/>
              <w:smallCaps/>
              <w:color w:val="000000"/>
              <w:sz w:val="20"/>
              <w:szCs w:val="20"/>
            </w:rPr>
            <w:tab/>
            <w:t>21</w:t>
          </w:r>
          <w:r>
            <w:fldChar w:fldCharType="end"/>
          </w:r>
          <w:r>
            <w:fldChar w:fldCharType="end"/>
          </w:r>
        </w:p>
      </w:sdtContent>
    </w:sdt>
    <w:p w14:paraId="0849F1BA" w14:textId="77777777" w:rsidR="00496106" w:rsidRDefault="00496106">
      <w:pPr>
        <w:keepLines/>
        <w:pBdr>
          <w:top w:val="nil"/>
          <w:left w:val="nil"/>
          <w:bottom w:val="nil"/>
          <w:right w:val="nil"/>
          <w:between w:val="nil"/>
        </w:pBdr>
        <w:spacing w:after="0" w:line="480" w:lineRule="auto"/>
        <w:rPr>
          <w:rFonts w:ascii="Times New Roman" w:eastAsia="Times New Roman" w:hAnsi="Times New Roman" w:cs="Times New Roman"/>
          <w:color w:val="000000"/>
        </w:rPr>
      </w:pPr>
    </w:p>
    <w:p w14:paraId="0849F1BB"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color w:val="000000"/>
        </w:rPr>
      </w:pPr>
    </w:p>
    <w:p w14:paraId="0849F1BC" w14:textId="77777777" w:rsidR="00496106" w:rsidRDefault="00496106">
      <w:pPr>
        <w:spacing w:after="0" w:line="480" w:lineRule="auto"/>
        <w:rPr>
          <w:rFonts w:ascii="Times New Roman" w:eastAsia="Times New Roman" w:hAnsi="Times New Roman" w:cs="Times New Roman"/>
        </w:rPr>
      </w:pPr>
    </w:p>
    <w:p w14:paraId="0849F1BD" w14:textId="77777777" w:rsidR="00496106" w:rsidRDefault="00496106">
      <w:pPr>
        <w:spacing w:after="0" w:line="480" w:lineRule="auto"/>
        <w:rPr>
          <w:rFonts w:ascii="Times New Roman" w:eastAsia="Times New Roman" w:hAnsi="Times New Roman" w:cs="Times New Roman"/>
        </w:rPr>
      </w:pPr>
    </w:p>
    <w:p w14:paraId="0849F1BE" w14:textId="77777777" w:rsidR="00496106" w:rsidRDefault="007A406B">
      <w:pPr>
        <w:rPr>
          <w:rFonts w:ascii="Times New Roman" w:eastAsia="Times New Roman" w:hAnsi="Times New Roman" w:cs="Times New Roman"/>
          <w:b/>
          <w:bCs/>
          <w:sz w:val="40"/>
          <w:szCs w:val="40"/>
        </w:rPr>
      </w:pPr>
      <w:bookmarkStart w:id="15" w:name="_x3ndcq4w1n6w" w:colFirst="0" w:colLast="0"/>
      <w:bookmarkEnd w:id="15"/>
      <w:r>
        <w:br w:type="page"/>
      </w:r>
    </w:p>
    <w:p w14:paraId="0849F1BF" w14:textId="77777777" w:rsidR="00496106" w:rsidRDefault="007A406B" w:rsidP="00C166A2">
      <w:pPr>
        <w:pStyle w:val="Ttulo1"/>
        <w:numPr>
          <w:ilvl w:val="0"/>
          <w:numId w:val="4"/>
        </w:numPr>
        <w:ind w:left="3"/>
      </w:pPr>
      <w:bookmarkStart w:id="16" w:name="_qqstw4tyndh" w:colFirst="0" w:colLast="0"/>
      <w:bookmarkEnd w:id="16"/>
      <w:r>
        <w:lastRenderedPageBreak/>
        <w:t>Planteamiento del problema y su justificación</w:t>
      </w:r>
    </w:p>
    <w:p w14:paraId="0849F1C0"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1C1" w14:textId="514C4680"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El presente capítulo aborda la situación problemática que motiva el desarrollo del proyecto, describiendo el contexto académico, tecnológico e institucional que rodea el proceso de homologación de asignaturas en la Facultad de Ciencias e Ingeniería de la Universidad de Manizales. Se analiza el estado actual del procedimiento, las limitaciones asociadas a su ejecución manual, y los avances previos obtenidos en un proyecto inicial orientado a automatizar parcialmente este proceso. A partir de esta fundamentación, se formula el problema principal que se busca resolver y se expone la justificación que da sentido académico, institucional y tecnológico al desarrollo propuesto, especialmente considerando la ampliación del sistema para incluir la verificación automática de certificaciones provenientes de la plataforma Open</w:t>
      </w:r>
      <w:r w:rsidR="00C166A2">
        <w:rPr>
          <w:rFonts w:ascii="Times New Roman" w:hAnsi="Times New Roman"/>
          <w:sz w:val="24"/>
        </w:rPr>
        <w:t>e</w:t>
      </w:r>
      <w:r>
        <w:rPr>
          <w:rFonts w:ascii="Times New Roman" w:hAnsi="Times New Roman"/>
          <w:sz w:val="24"/>
        </w:rPr>
        <w:t>d.</w:t>
      </w:r>
    </w:p>
    <w:p w14:paraId="0849F1C2"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0849F1C3" w14:textId="77777777" w:rsidR="00496106" w:rsidRDefault="007A406B">
      <w:pPr>
        <w:pStyle w:val="Ttulo2"/>
        <w:numPr>
          <w:ilvl w:val="1"/>
          <w:numId w:val="4"/>
        </w:numPr>
        <w:spacing w:before="0" w:after="0" w:line="480" w:lineRule="auto"/>
        <w:ind w:hanging="576"/>
        <w:rPr>
          <w:rFonts w:ascii="Times New Roman" w:eastAsia="Times New Roman" w:hAnsi="Times New Roman" w:cs="Times New Roman"/>
        </w:rPr>
      </w:pPr>
      <w:bookmarkStart w:id="17" w:name="_ltv2rzydu4qb" w:colFirst="0" w:colLast="0"/>
      <w:bookmarkEnd w:id="17"/>
      <w:r>
        <w:rPr>
          <w:rFonts w:ascii="Times New Roman" w:eastAsia="Times New Roman" w:hAnsi="Times New Roman" w:cs="Times New Roman"/>
        </w:rPr>
        <w:t>Descripción del área problemática</w:t>
      </w:r>
    </w:p>
    <w:p w14:paraId="0849F1C4"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1C5" w14:textId="426EF817"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La homologación de asignaturas constituye un proceso esencial dentro de la gestión académica universitaria, pues permite reconocer aprendizajes previos adquiridos en otras instituciones o mediante cursos internos certificados digitalmente. En la Facultad de Ciencias e Ingeniería de la Universidad de Manizales, este proceso implica la revisión detallada de documentos en formato PDF que incluyen contenidos programáticos, certificados de notas y constancias emitidas por la plataforma institucional Open</w:t>
      </w:r>
      <w:r w:rsidR="00C166A2">
        <w:rPr>
          <w:rFonts w:ascii="Times New Roman" w:hAnsi="Times New Roman"/>
          <w:sz w:val="24"/>
        </w:rPr>
        <w:t>e</w:t>
      </w:r>
      <w:r>
        <w:rPr>
          <w:rFonts w:ascii="Times New Roman" w:hAnsi="Times New Roman"/>
          <w:sz w:val="24"/>
        </w:rPr>
        <w:t>d</w:t>
      </w:r>
      <w:r w:rsidR="00C0290C">
        <w:rPr>
          <w:rFonts w:ascii="Times New Roman" w:hAnsi="Times New Roman"/>
          <w:sz w:val="24"/>
        </w:rPr>
        <w:t xml:space="preserve"> o por la plataforma de aprendizaje de ESRI</w:t>
      </w:r>
      <w:r>
        <w:rPr>
          <w:rFonts w:ascii="Times New Roman" w:hAnsi="Times New Roman"/>
          <w:sz w:val="24"/>
        </w:rPr>
        <w:t xml:space="preserve">. La diversidad en la estructura, formato y calidad de estos documentos dificulta su </w:t>
      </w:r>
      <w:r>
        <w:rPr>
          <w:rFonts w:ascii="Times New Roman" w:hAnsi="Times New Roman"/>
          <w:sz w:val="24"/>
        </w:rPr>
        <w:lastRenderedPageBreak/>
        <w:t>análisis y hace que la verificación manual consuma tiempo considerable del personal académico y administrativo.</w:t>
      </w:r>
    </w:p>
    <w:p w14:paraId="0849F1C6" w14:textId="32CC79F1"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Si bien existe un avance previo del proyecto —que incluye documentación técnica, levantamiento de requerimientos y algunos desarrollos iniciales orientados al análisis de contenidos y reconocimiento de documentos— este no logró cubrir todos los elementos del proceso institucional. En particular, no se integró un módulo para la homologación basada en certificados Open</w:t>
      </w:r>
      <w:r w:rsidR="00FC724A">
        <w:rPr>
          <w:rFonts w:ascii="Times New Roman" w:hAnsi="Times New Roman"/>
          <w:sz w:val="24"/>
        </w:rPr>
        <w:t>e</w:t>
      </w:r>
      <w:del w:id="18" w:author="Ingeniería de Sistemas y Telecomunicaciones" w:date="2025-12-07T17:43:00Z" w16du:dateUtc="2025-12-07T22:43:00Z">
        <w:r w:rsidDel="00FC724A">
          <w:rPr>
            <w:rFonts w:ascii="Times New Roman" w:hAnsi="Times New Roman"/>
            <w:sz w:val="24"/>
          </w:rPr>
          <w:delText>E</w:delText>
        </w:r>
      </w:del>
      <w:r>
        <w:rPr>
          <w:rFonts w:ascii="Times New Roman" w:hAnsi="Times New Roman"/>
          <w:sz w:val="24"/>
        </w:rPr>
        <w:t>d, ni se consolidó un sistema unificado capaz de automatizar la comparación de contenidos, la validación de requisitos y la generación de resoluciones.</w:t>
      </w:r>
    </w:p>
    <w:p w14:paraId="0849F1C7" w14:textId="77777777"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Las principales dificultades del proceso actual se relacionan con:</w:t>
      </w:r>
    </w:p>
    <w:p w14:paraId="0849F1C8" w14:textId="77777777" w:rsidR="00496106" w:rsidRPr="001B254A" w:rsidRDefault="007A406B">
      <w:pPr>
        <w:numPr>
          <w:ilvl w:val="0"/>
          <w:numId w:val="7"/>
        </w:numPr>
        <w:spacing w:after="0" w:line="480" w:lineRule="auto"/>
        <w:rPr>
          <w:rFonts w:ascii="Times New Roman" w:eastAsia="Times New Roman" w:hAnsi="Times New Roman" w:cs="Times New Roman"/>
          <w:sz w:val="24"/>
          <w:szCs w:val="24"/>
        </w:rPr>
      </w:pPr>
      <w:r w:rsidRPr="00C166A2">
        <w:rPr>
          <w:rFonts w:ascii="Times New Roman" w:eastAsia="Times New Roman" w:hAnsi="Times New Roman" w:cs="Times New Roman"/>
          <w:sz w:val="24"/>
          <w:szCs w:val="24"/>
        </w:rPr>
        <w:t>Tiempo de respuesta prolongado</w:t>
      </w:r>
      <w:r w:rsidRPr="001B254A">
        <w:rPr>
          <w:rFonts w:ascii="Times New Roman" w:eastAsia="Times New Roman" w:hAnsi="Times New Roman" w:cs="Times New Roman"/>
          <w:sz w:val="24"/>
          <w:szCs w:val="24"/>
        </w:rPr>
        <w:t>, debido al volumen y variedad de documentos.</w:t>
      </w:r>
    </w:p>
    <w:p w14:paraId="0849F1C9" w14:textId="77777777" w:rsidR="00496106" w:rsidRPr="001B254A" w:rsidRDefault="007A406B">
      <w:pPr>
        <w:numPr>
          <w:ilvl w:val="0"/>
          <w:numId w:val="7"/>
        </w:numPr>
        <w:spacing w:after="0" w:line="480" w:lineRule="auto"/>
        <w:rPr>
          <w:rFonts w:ascii="Times New Roman" w:eastAsia="Times New Roman" w:hAnsi="Times New Roman" w:cs="Times New Roman"/>
          <w:sz w:val="24"/>
          <w:szCs w:val="24"/>
        </w:rPr>
      </w:pPr>
      <w:r w:rsidRPr="00C166A2">
        <w:rPr>
          <w:rFonts w:ascii="Times New Roman" w:eastAsia="Times New Roman" w:hAnsi="Times New Roman" w:cs="Times New Roman"/>
          <w:sz w:val="24"/>
          <w:szCs w:val="24"/>
        </w:rPr>
        <w:t>Carga administrativa elevada</w:t>
      </w:r>
      <w:r w:rsidRPr="001B254A">
        <w:rPr>
          <w:rFonts w:ascii="Times New Roman" w:eastAsia="Times New Roman" w:hAnsi="Times New Roman" w:cs="Times New Roman"/>
          <w:sz w:val="24"/>
          <w:szCs w:val="24"/>
        </w:rPr>
        <w:t>, especialmente en periodos de matrícula.</w:t>
      </w:r>
    </w:p>
    <w:p w14:paraId="0849F1CA" w14:textId="77777777" w:rsidR="00496106" w:rsidRPr="001B254A" w:rsidRDefault="007A406B">
      <w:pPr>
        <w:numPr>
          <w:ilvl w:val="0"/>
          <w:numId w:val="7"/>
        </w:numPr>
        <w:spacing w:after="0" w:line="480" w:lineRule="auto"/>
        <w:rPr>
          <w:rFonts w:ascii="Times New Roman" w:eastAsia="Times New Roman" w:hAnsi="Times New Roman" w:cs="Times New Roman"/>
          <w:sz w:val="24"/>
          <w:szCs w:val="24"/>
        </w:rPr>
      </w:pPr>
      <w:r w:rsidRPr="00C166A2">
        <w:rPr>
          <w:rFonts w:ascii="Times New Roman" w:eastAsia="Times New Roman" w:hAnsi="Times New Roman" w:cs="Times New Roman"/>
          <w:sz w:val="24"/>
          <w:szCs w:val="24"/>
        </w:rPr>
        <w:t>Subjetividad en la evaluación</w:t>
      </w:r>
      <w:r w:rsidRPr="001B254A">
        <w:rPr>
          <w:rFonts w:ascii="Times New Roman" w:eastAsia="Times New Roman" w:hAnsi="Times New Roman" w:cs="Times New Roman"/>
          <w:sz w:val="24"/>
          <w:szCs w:val="24"/>
        </w:rPr>
        <w:t>, al no existir criterios automatizados de comparación.</w:t>
      </w:r>
    </w:p>
    <w:p w14:paraId="0849F1CB" w14:textId="77777777" w:rsidR="00496106" w:rsidRPr="001B254A" w:rsidRDefault="007A406B">
      <w:pPr>
        <w:numPr>
          <w:ilvl w:val="0"/>
          <w:numId w:val="7"/>
        </w:numPr>
        <w:spacing w:after="0" w:line="480" w:lineRule="auto"/>
        <w:rPr>
          <w:rFonts w:ascii="Times New Roman" w:eastAsia="Times New Roman" w:hAnsi="Times New Roman" w:cs="Times New Roman"/>
          <w:sz w:val="24"/>
          <w:szCs w:val="24"/>
        </w:rPr>
      </w:pPr>
      <w:r w:rsidRPr="00C166A2">
        <w:rPr>
          <w:rFonts w:ascii="Times New Roman" w:eastAsia="Times New Roman" w:hAnsi="Times New Roman" w:cs="Times New Roman"/>
          <w:sz w:val="24"/>
          <w:szCs w:val="24"/>
        </w:rPr>
        <w:t>Heterogeneidad de documentos PDF</w:t>
      </w:r>
      <w:r w:rsidRPr="001B254A">
        <w:rPr>
          <w:rFonts w:ascii="Times New Roman" w:eastAsia="Times New Roman" w:hAnsi="Times New Roman" w:cs="Times New Roman"/>
          <w:sz w:val="24"/>
          <w:szCs w:val="24"/>
        </w:rPr>
        <w:t>, que dificulta la extracción manual de información.</w:t>
      </w:r>
    </w:p>
    <w:p w14:paraId="0849F1CC" w14:textId="44887E85" w:rsidR="00496106" w:rsidRPr="001B254A" w:rsidRDefault="007A406B">
      <w:pPr>
        <w:numPr>
          <w:ilvl w:val="0"/>
          <w:numId w:val="7"/>
        </w:numPr>
        <w:spacing w:after="240" w:line="480" w:lineRule="auto"/>
        <w:rPr>
          <w:rFonts w:ascii="Times New Roman" w:eastAsia="Times New Roman" w:hAnsi="Times New Roman" w:cs="Times New Roman"/>
          <w:sz w:val="24"/>
          <w:szCs w:val="24"/>
        </w:rPr>
      </w:pPr>
      <w:r w:rsidRPr="00C166A2">
        <w:rPr>
          <w:rFonts w:ascii="Times New Roman" w:eastAsia="Times New Roman" w:hAnsi="Times New Roman" w:cs="Times New Roman"/>
          <w:sz w:val="24"/>
          <w:szCs w:val="24"/>
        </w:rPr>
        <w:t>Falta de estandarización</w:t>
      </w:r>
      <w:r w:rsidRPr="001B254A">
        <w:rPr>
          <w:rFonts w:ascii="Times New Roman" w:eastAsia="Times New Roman" w:hAnsi="Times New Roman" w:cs="Times New Roman"/>
          <w:sz w:val="24"/>
          <w:szCs w:val="24"/>
        </w:rPr>
        <w:t>, tanto en la revisión de solicitudes externas como en las provenientes de Open</w:t>
      </w:r>
      <w:r w:rsidR="00FC724A">
        <w:rPr>
          <w:rFonts w:ascii="Times New Roman" w:eastAsia="Times New Roman" w:hAnsi="Times New Roman" w:cs="Times New Roman"/>
          <w:sz w:val="24"/>
          <w:szCs w:val="24"/>
        </w:rPr>
        <w:t>e</w:t>
      </w:r>
      <w:r w:rsidRPr="001B254A">
        <w:rPr>
          <w:rFonts w:ascii="Times New Roman" w:eastAsia="Times New Roman" w:hAnsi="Times New Roman" w:cs="Times New Roman"/>
          <w:sz w:val="24"/>
          <w:szCs w:val="24"/>
        </w:rPr>
        <w:t>d.</w:t>
      </w:r>
    </w:p>
    <w:p w14:paraId="0849F1CD" w14:textId="286B0CD2"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 xml:space="preserve">El problema se enmarca en un contexto institucional que avanza hacia la transformación digital y que requiere herramientas capaces de garantizar eficiencia, trazabilidad y objetividad en sus procesos. La ausencia de un sistema automatizado que integre </w:t>
      </w:r>
      <w:r w:rsidR="00C166A2">
        <w:rPr>
          <w:rFonts w:ascii="Times New Roman" w:hAnsi="Times New Roman"/>
          <w:sz w:val="24"/>
        </w:rPr>
        <w:t>Reconocimiento Óptico de Caracteres (</w:t>
      </w:r>
      <w:r>
        <w:rPr>
          <w:rFonts w:ascii="Times New Roman" w:hAnsi="Times New Roman"/>
          <w:sz w:val="24"/>
        </w:rPr>
        <w:t>OCR</w:t>
      </w:r>
      <w:r w:rsidR="00C166A2">
        <w:rPr>
          <w:rFonts w:ascii="Times New Roman" w:hAnsi="Times New Roman"/>
          <w:sz w:val="24"/>
        </w:rPr>
        <w:t>)</w:t>
      </w:r>
      <w:r>
        <w:rPr>
          <w:rFonts w:ascii="Times New Roman" w:hAnsi="Times New Roman"/>
          <w:sz w:val="24"/>
        </w:rPr>
        <w:t xml:space="preserve"> análisis semántico y comparación de contenidos representa una brecha tecnológica evidente y una oportunidad para mejorar la calidad y consistencia del proceso de homologación.</w:t>
      </w:r>
    </w:p>
    <w:p w14:paraId="0849F1CE" w14:textId="77777777" w:rsidR="00496106" w:rsidRDefault="007A406B">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849F1CF"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1D0"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1D1" w14:textId="77777777" w:rsidR="00496106" w:rsidRDefault="007A406B">
      <w:pPr>
        <w:pStyle w:val="Ttulo2"/>
        <w:numPr>
          <w:ilvl w:val="1"/>
          <w:numId w:val="4"/>
        </w:numPr>
        <w:spacing w:before="0" w:after="0" w:line="480" w:lineRule="auto"/>
        <w:ind w:left="1560" w:hanging="576"/>
        <w:rPr>
          <w:rFonts w:ascii="Times New Roman" w:eastAsia="Times New Roman" w:hAnsi="Times New Roman" w:cs="Times New Roman"/>
        </w:rPr>
      </w:pPr>
      <w:bookmarkStart w:id="19" w:name="_dqr8eutksu79" w:colFirst="0" w:colLast="0"/>
      <w:bookmarkEnd w:id="19"/>
      <w:r>
        <w:rPr>
          <w:rFonts w:ascii="Times New Roman" w:eastAsia="Times New Roman" w:hAnsi="Times New Roman" w:cs="Times New Roman"/>
        </w:rPr>
        <w:t>Formulación del problema</w:t>
      </w:r>
    </w:p>
    <w:p w14:paraId="0849F1D2" w14:textId="659C32E6"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 xml:space="preserve">Aunque existe un desarrollo previo que aborda parcialmente la automatización del proceso de homologación de asignaturas, este no se encuentra finalizado ni integra la verificación de certificaciones provenientes de la plataforma </w:t>
      </w:r>
      <w:r w:rsidR="00710424">
        <w:rPr>
          <w:rFonts w:ascii="Times New Roman" w:hAnsi="Times New Roman"/>
          <w:sz w:val="24"/>
        </w:rPr>
        <w:t>Opened</w:t>
      </w:r>
      <w:r>
        <w:rPr>
          <w:rFonts w:ascii="Times New Roman" w:hAnsi="Times New Roman"/>
          <w:sz w:val="24"/>
        </w:rPr>
        <w:t>, elemento fundamental en el proceso actual de la Facultad de Ciencias e Ingeniería. Persisten vacíos funcionales en la extracción automática de información, la comparación objetiva de contenidos y la generación sistemática de resoluciones.</w:t>
      </w:r>
    </w:p>
    <w:p w14:paraId="0849F1D3" w14:textId="77777777"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Por lo tanto, el problema central que guía este proyecto se formula así:</w:t>
      </w:r>
    </w:p>
    <w:p w14:paraId="0849F1D4" w14:textId="6F3C0B70" w:rsidR="00496106" w:rsidRPr="00C166A2" w:rsidRDefault="007A406B" w:rsidP="00C166A2">
      <w:pPr>
        <w:pStyle w:val="Prrafodelista"/>
        <w:spacing w:line="480" w:lineRule="auto"/>
        <w:ind w:firstLine="720"/>
        <w:jc w:val="left"/>
        <w:rPr>
          <w:rFonts w:ascii="Times New Roman" w:hAnsi="Times New Roman"/>
          <w:sz w:val="24"/>
        </w:rPr>
      </w:pPr>
      <w:r w:rsidRPr="00C166A2">
        <w:rPr>
          <w:rFonts w:ascii="Times New Roman" w:hAnsi="Times New Roman"/>
          <w:sz w:val="24"/>
        </w:rPr>
        <w:t xml:space="preserve">¿Cómo completar y ampliar el sistema automatizado de homologación existente, integrando técnicas de Inteligencia Artificial que permitan analizar documentos académicos externos y certificados de la plataforma OpenEd, con el fin de optimizar el proceso institucional de homologación de asignaturas y </w:t>
      </w:r>
      <w:r w:rsidR="002A4FC3" w:rsidRPr="002A4FC3">
        <w:rPr>
          <w:rFonts w:ascii="Times New Roman" w:hAnsi="Times New Roman"/>
          <w:sz w:val="24"/>
        </w:rPr>
        <w:t>así garantizar</w:t>
      </w:r>
      <w:r w:rsidRPr="00C166A2">
        <w:rPr>
          <w:rFonts w:ascii="Times New Roman" w:hAnsi="Times New Roman"/>
          <w:sz w:val="24"/>
        </w:rPr>
        <w:t xml:space="preserve"> criterios de evaluación consistentes y objetivos?</w:t>
      </w:r>
    </w:p>
    <w:p w14:paraId="0849F1D5"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1D6"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1D7" w14:textId="77777777" w:rsidR="00496106" w:rsidRDefault="007A406B">
      <w:pPr>
        <w:pStyle w:val="Ttulo2"/>
        <w:numPr>
          <w:ilvl w:val="1"/>
          <w:numId w:val="4"/>
        </w:numPr>
        <w:spacing w:before="0" w:after="0" w:line="480" w:lineRule="auto"/>
        <w:ind w:hanging="576"/>
        <w:rPr>
          <w:rFonts w:ascii="Times New Roman" w:eastAsia="Times New Roman" w:hAnsi="Times New Roman" w:cs="Times New Roman"/>
        </w:rPr>
      </w:pPr>
      <w:bookmarkStart w:id="20" w:name="_10ar3d8wl93u" w:colFirst="0" w:colLast="0"/>
      <w:bookmarkEnd w:id="20"/>
      <w:r>
        <w:rPr>
          <w:rFonts w:ascii="Times New Roman" w:eastAsia="Times New Roman" w:hAnsi="Times New Roman" w:cs="Times New Roman"/>
        </w:rPr>
        <w:t>Justificación</w:t>
      </w:r>
    </w:p>
    <w:p w14:paraId="0849F1D8" w14:textId="77777777" w:rsidR="00496106" w:rsidRDefault="00496106" w:rsidP="00C166A2">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0849F1D9" w14:textId="264F6F53" w:rsidR="00496106" w:rsidRDefault="007A406B" w:rsidP="00C166A2">
      <w:pPr>
        <w:pStyle w:val="Prrafodelista"/>
        <w:spacing w:line="480" w:lineRule="auto"/>
        <w:ind w:firstLine="720"/>
        <w:jc w:val="left"/>
        <w:rPr>
          <w:rFonts w:ascii="Times New Roman" w:hAnsi="Times New Roman"/>
          <w:sz w:val="24"/>
        </w:rPr>
      </w:pPr>
      <w:r>
        <w:rPr>
          <w:rFonts w:ascii="Times New Roman" w:hAnsi="Times New Roman"/>
          <w:sz w:val="24"/>
        </w:rPr>
        <w:t xml:space="preserve">El proceso de homologación de asignaturas es fundamental para garantizar la continuidad académica y la movilidad estudiantil dentro de la Universidad de Manizales. Este procedimiento implica la revisión de documentos provenientes de instituciones externas y certificados generados por la plataforma institucional </w:t>
      </w:r>
      <w:r w:rsidR="002A4FC3">
        <w:rPr>
          <w:rFonts w:ascii="Times New Roman" w:hAnsi="Times New Roman"/>
          <w:sz w:val="24"/>
        </w:rPr>
        <w:t>Opened</w:t>
      </w:r>
      <w:r>
        <w:rPr>
          <w:rFonts w:ascii="Times New Roman" w:hAnsi="Times New Roman"/>
          <w:sz w:val="24"/>
        </w:rPr>
        <w:t xml:space="preserve">. Sin embargo, su ejecución manual genera </w:t>
      </w:r>
      <w:r>
        <w:rPr>
          <w:rFonts w:ascii="Times New Roman" w:hAnsi="Times New Roman"/>
          <w:sz w:val="24"/>
        </w:rPr>
        <w:lastRenderedPageBreak/>
        <w:t xml:space="preserve">demoras significativas, sobrecarga operativa y posibles inconsistencias derivadas de la subjetividad en la evaluación. Aunque existe un avance previo en la construcción de un sistema automatizado, dicho desarrollo aún no se encuentra completo ni integra la validación de cursos </w:t>
      </w:r>
      <w:r w:rsidR="00C166A2">
        <w:rPr>
          <w:rFonts w:ascii="Times New Roman" w:hAnsi="Times New Roman"/>
          <w:sz w:val="24"/>
        </w:rPr>
        <w:t>de las plataformas Op</w:t>
      </w:r>
      <w:r w:rsidR="000E2F4F">
        <w:rPr>
          <w:rFonts w:ascii="Times New Roman" w:hAnsi="Times New Roman"/>
          <w:sz w:val="24"/>
        </w:rPr>
        <w:t>e</w:t>
      </w:r>
      <w:r w:rsidR="00C166A2">
        <w:rPr>
          <w:rFonts w:ascii="Times New Roman" w:hAnsi="Times New Roman"/>
          <w:sz w:val="24"/>
        </w:rPr>
        <w:t>ned</w:t>
      </w:r>
      <w:commentRangeStart w:id="21"/>
      <w:commentRangeEnd w:id="21"/>
      <w:r w:rsidR="00B553D6">
        <w:rPr>
          <w:rStyle w:val="Refdecomentario"/>
          <w:rFonts w:eastAsia="Arial" w:cs="Arial"/>
          <w:lang w:val="es-CO" w:eastAsia="es-MX"/>
        </w:rPr>
        <w:commentReference w:id="21"/>
      </w:r>
      <w:r w:rsidR="00C166A2">
        <w:rPr>
          <w:rFonts w:ascii="Times New Roman" w:hAnsi="Times New Roman"/>
          <w:sz w:val="24"/>
        </w:rPr>
        <w:t xml:space="preserve"> y ESRI</w:t>
      </w:r>
      <w:r>
        <w:rPr>
          <w:rFonts w:ascii="Times New Roman" w:hAnsi="Times New Roman"/>
          <w:sz w:val="24"/>
        </w:rPr>
        <w:t>, lo que evidencia la necesidad de continuar y ampliar el proyecto.</w:t>
      </w:r>
    </w:p>
    <w:p w14:paraId="0849F1DA" w14:textId="77777777" w:rsidR="00496106" w:rsidRDefault="007A406B">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Interés y motivación</w:t>
      </w:r>
    </w:p>
    <w:p w14:paraId="0849F1DB" w14:textId="45231C04" w:rsidR="00496106" w:rsidRDefault="007A406B" w:rsidP="00C166A2">
      <w:pPr>
        <w:pStyle w:val="Prrafodelista"/>
        <w:spacing w:line="480" w:lineRule="auto"/>
        <w:ind w:firstLine="720"/>
        <w:jc w:val="left"/>
        <w:rPr>
          <w:rFonts w:ascii="Times New Roman" w:hAnsi="Times New Roman"/>
          <w:sz w:val="24"/>
        </w:rPr>
      </w:pPr>
      <w:commentRangeStart w:id="22"/>
      <w:r>
        <w:rPr>
          <w:rFonts w:ascii="Times New Roman" w:hAnsi="Times New Roman"/>
          <w:sz w:val="24"/>
        </w:rPr>
        <w:t xml:space="preserve">El proyecto es relevante para la institución porque permite avanzar en la transformación digital de los procesos académicos, optimizando la eficiencia y reduciendo la carga administrativa asociada a la homologación. Para los estudiantes desarrolladores, representa una oportunidad de aplicar conocimientos en Inteligencia Artificial, </w:t>
      </w:r>
      <w:commentRangeStart w:id="23"/>
      <w:r>
        <w:rPr>
          <w:rFonts w:ascii="Times New Roman" w:hAnsi="Times New Roman"/>
          <w:sz w:val="24"/>
        </w:rPr>
        <w:t xml:space="preserve">Procesamiento </w:t>
      </w:r>
      <w:commentRangeEnd w:id="23"/>
      <w:r w:rsidR="00B03185">
        <w:rPr>
          <w:rStyle w:val="Refdecomentario"/>
          <w:rFonts w:eastAsia="Arial" w:cs="Arial"/>
          <w:lang w:val="es-CO" w:eastAsia="es-MX"/>
        </w:rPr>
        <w:commentReference w:id="23"/>
      </w:r>
      <w:r>
        <w:rPr>
          <w:rFonts w:ascii="Times New Roman" w:hAnsi="Times New Roman"/>
          <w:sz w:val="24"/>
        </w:rPr>
        <w:t>de Lenguaje Natural</w:t>
      </w:r>
      <w:r w:rsidR="000E2F4F">
        <w:rPr>
          <w:rFonts w:ascii="Times New Roman" w:hAnsi="Times New Roman"/>
          <w:sz w:val="24"/>
        </w:rPr>
        <w:t xml:space="preserve"> (NLP)</w:t>
      </w:r>
      <w:r>
        <w:rPr>
          <w:rFonts w:ascii="Times New Roman" w:hAnsi="Times New Roman"/>
          <w:sz w:val="24"/>
        </w:rPr>
        <w:t>, OCR y automatización, contribuyendo a un caso real de impacto académico. La continuidad del trabajo previo garantiza el uso adecuado del desarrollo ya realizado y permite fortalecerlo con nuevas funcionalidades.</w:t>
      </w:r>
      <w:commentRangeEnd w:id="22"/>
      <w:r w:rsidR="00A50F63">
        <w:rPr>
          <w:rStyle w:val="Refdecomentario"/>
          <w:rFonts w:eastAsia="Arial" w:cs="Arial"/>
          <w:lang w:val="es-CO" w:eastAsia="es-MX"/>
        </w:rPr>
        <w:commentReference w:id="22"/>
      </w:r>
    </w:p>
    <w:p w14:paraId="0849F1DC" w14:textId="77777777" w:rsidR="00496106" w:rsidRDefault="007A406B">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Utilidad del proyecto</w:t>
      </w:r>
    </w:p>
    <w:p w14:paraId="0849F1DD" w14:textId="77777777" w:rsidR="00496106" w:rsidRDefault="007A406B" w:rsidP="000E2F4F">
      <w:pPr>
        <w:pStyle w:val="Prrafodelista"/>
        <w:spacing w:line="480" w:lineRule="auto"/>
        <w:ind w:firstLine="720"/>
        <w:jc w:val="left"/>
        <w:rPr>
          <w:rFonts w:ascii="Times New Roman" w:hAnsi="Times New Roman"/>
          <w:sz w:val="24"/>
        </w:rPr>
      </w:pPr>
      <w:r>
        <w:rPr>
          <w:rFonts w:ascii="Times New Roman" w:hAnsi="Times New Roman"/>
          <w:sz w:val="24"/>
        </w:rPr>
        <w:t>La implementación del sistema automatizado aportará beneficios concretos:</w:t>
      </w:r>
    </w:p>
    <w:p w14:paraId="0849F1DE" w14:textId="77777777" w:rsidR="00496106" w:rsidRDefault="007A406B">
      <w:pPr>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Disminución significativa de los tiempos de respuesta.</w:t>
      </w:r>
    </w:p>
    <w:p w14:paraId="0849F1DF" w14:textId="77777777" w:rsidR="00496106" w:rsidRDefault="007A406B">
      <w:pPr>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Reducción de la carga manual de docentes y administrativos.</w:t>
      </w:r>
    </w:p>
    <w:p w14:paraId="0849F1E0" w14:textId="7126AD57" w:rsidR="00496106" w:rsidRDefault="007A406B">
      <w:pPr>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Estandarización de criterios para evaluar equivalencias de asignaturas y cursos de </w:t>
      </w:r>
      <w:r w:rsidR="000E2F4F">
        <w:rPr>
          <w:rFonts w:ascii="Times New Roman" w:eastAsia="Times New Roman" w:hAnsi="Times New Roman" w:cs="Times New Roman"/>
          <w:sz w:val="24"/>
          <w:szCs w:val="24"/>
        </w:rPr>
        <w:t>Opened y ESRI</w:t>
      </w:r>
      <w:r>
        <w:rPr>
          <w:rFonts w:ascii="Times New Roman" w:eastAsia="Times New Roman" w:hAnsi="Times New Roman" w:cs="Times New Roman"/>
          <w:sz w:val="24"/>
          <w:szCs w:val="24"/>
        </w:rPr>
        <w:t>.</w:t>
      </w:r>
    </w:p>
    <w:p w14:paraId="0849F1E1" w14:textId="77777777" w:rsidR="00496106" w:rsidRDefault="007A406B">
      <w:pPr>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automática de resoluciones institucionales.</w:t>
      </w:r>
    </w:p>
    <w:p w14:paraId="0849F1E2" w14:textId="77777777" w:rsidR="00496106" w:rsidRDefault="007A406B">
      <w:pPr>
        <w:numPr>
          <w:ilvl w:val="0"/>
          <w:numId w:val="5"/>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Mejora en la trazabilidad, registro y transparencia del proceso.</w:t>
      </w:r>
    </w:p>
    <w:p w14:paraId="0849F1E3" w14:textId="77777777" w:rsidR="00496106" w:rsidRDefault="007A406B">
      <w:pPr>
        <w:numPr>
          <w:ilvl w:val="0"/>
          <w:numId w:val="5"/>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Integración en un solo flujo de homologaciones externas y homologaciones basadas en certificados internos.</w:t>
      </w:r>
    </w:p>
    <w:p w14:paraId="0849F1E4" w14:textId="77777777" w:rsidR="00496106" w:rsidRDefault="007A406B" w:rsidP="000E2F4F">
      <w:pPr>
        <w:pStyle w:val="Prrafodelista"/>
        <w:spacing w:line="480" w:lineRule="auto"/>
        <w:ind w:firstLine="720"/>
        <w:jc w:val="left"/>
        <w:rPr>
          <w:rFonts w:ascii="Times New Roman" w:hAnsi="Times New Roman"/>
          <w:sz w:val="24"/>
        </w:rPr>
      </w:pPr>
      <w:r>
        <w:rPr>
          <w:rFonts w:ascii="Times New Roman" w:hAnsi="Times New Roman"/>
          <w:sz w:val="24"/>
        </w:rPr>
        <w:t>Este proyecto contribuye a fortalecer la calidad del servicio académico, apoyar la gestión institucional y responder a las tendencias actuales de digitalización en la educación superior.</w:t>
      </w:r>
    </w:p>
    <w:p w14:paraId="0849F1E5" w14:textId="77777777" w:rsidR="00496106" w:rsidRPr="000E2F4F" w:rsidRDefault="007A406B">
      <w:pPr>
        <w:spacing w:before="240" w:after="240" w:line="480" w:lineRule="auto"/>
        <w:rPr>
          <w:rFonts w:ascii="Times New Roman" w:eastAsia="Times New Roman" w:hAnsi="Times New Roman" w:cs="Times New Roman"/>
          <w:b/>
          <w:bCs/>
          <w:color w:val="000000" w:themeColor="text1"/>
          <w:sz w:val="24"/>
          <w:szCs w:val="24"/>
        </w:rPr>
      </w:pPr>
      <w:r w:rsidRPr="000E2F4F">
        <w:rPr>
          <w:rFonts w:ascii="Times New Roman" w:eastAsia="Times New Roman" w:hAnsi="Times New Roman" w:cs="Times New Roman"/>
          <w:b/>
          <w:bCs/>
          <w:color w:val="000000" w:themeColor="text1"/>
          <w:sz w:val="24"/>
          <w:szCs w:val="24"/>
        </w:rPr>
        <w:t>Pertinencia</w:t>
      </w:r>
    </w:p>
    <w:p w14:paraId="0849F1E6" w14:textId="05DBB7A7" w:rsidR="00496106" w:rsidRDefault="007A406B" w:rsidP="000E2F4F">
      <w:pPr>
        <w:pStyle w:val="Prrafodelista"/>
        <w:spacing w:line="480" w:lineRule="auto"/>
        <w:ind w:firstLine="720"/>
        <w:jc w:val="left"/>
        <w:rPr>
          <w:rFonts w:ascii="Times New Roman" w:hAnsi="Times New Roman"/>
          <w:sz w:val="24"/>
        </w:rPr>
      </w:pPr>
      <w:r>
        <w:rPr>
          <w:rFonts w:ascii="Times New Roman" w:hAnsi="Times New Roman"/>
          <w:sz w:val="24"/>
        </w:rPr>
        <w:t xml:space="preserve">Su pertinencia radica en que responde a demandas locales e institucionales, y se alinea con prácticas internacionales que promueven sistemas automatizados para el reconocimiento de aprendizajes previos. Además, permite cerrar brechas tecnológicas existentes, completar desarrollos iniciados anteriormente y añadir funcionalidades necesarias, como la validación automática de certificados </w:t>
      </w:r>
      <w:r w:rsidR="00A50F63">
        <w:rPr>
          <w:rFonts w:ascii="Times New Roman" w:hAnsi="Times New Roman"/>
          <w:sz w:val="24"/>
        </w:rPr>
        <w:t>Opened</w:t>
      </w:r>
      <w:r>
        <w:rPr>
          <w:rFonts w:ascii="Times New Roman" w:hAnsi="Times New Roman"/>
          <w:sz w:val="24"/>
        </w:rPr>
        <w:t>. Se trata de un aporte significativo al ecosistema académico y al mejoramiento continuo de los procesos internos de la Universidad.</w:t>
      </w:r>
    </w:p>
    <w:p w14:paraId="0849F1E7" w14:textId="77777777" w:rsidR="00496106" w:rsidRDefault="00496106">
      <w:pPr>
        <w:pBdr>
          <w:top w:val="nil"/>
          <w:left w:val="nil"/>
          <w:bottom w:val="nil"/>
          <w:right w:val="nil"/>
          <w:between w:val="nil"/>
        </w:pBdr>
        <w:spacing w:after="0" w:line="480" w:lineRule="auto"/>
        <w:ind w:left="360"/>
        <w:rPr>
          <w:rFonts w:ascii="Times New Roman" w:eastAsia="Times New Roman" w:hAnsi="Times New Roman" w:cs="Times New Roman"/>
          <w:sz w:val="24"/>
          <w:szCs w:val="24"/>
        </w:rPr>
        <w:sectPr w:rsidR="00496106">
          <w:headerReference w:type="first" r:id="rId16"/>
          <w:type w:val="continuous"/>
          <w:pgSz w:w="12240" w:h="15840"/>
          <w:pgMar w:top="1440" w:right="1440" w:bottom="1440" w:left="1440" w:header="709" w:footer="709" w:gutter="0"/>
          <w:cols w:space="720"/>
          <w:titlePg/>
        </w:sectPr>
      </w:pPr>
    </w:p>
    <w:p w14:paraId="0849F1E8" w14:textId="77777777" w:rsidR="00496106" w:rsidRDefault="007A406B" w:rsidP="000E2F4F">
      <w:pPr>
        <w:pStyle w:val="Ttulo1"/>
        <w:numPr>
          <w:ilvl w:val="0"/>
          <w:numId w:val="4"/>
        </w:numPr>
        <w:ind w:left="0"/>
      </w:pPr>
      <w:bookmarkStart w:id="24" w:name="_a1g7ftvfkrbk" w:colFirst="0" w:colLast="0"/>
      <w:bookmarkEnd w:id="24"/>
      <w:r>
        <w:lastRenderedPageBreak/>
        <w:t>Objetivos</w:t>
      </w:r>
    </w:p>
    <w:p w14:paraId="0849F1EA" w14:textId="24CA81B9"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1EB"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1EC" w14:textId="77777777" w:rsidR="00496106" w:rsidRDefault="007A406B">
      <w:pPr>
        <w:pStyle w:val="Ttulo2"/>
        <w:numPr>
          <w:ilvl w:val="1"/>
          <w:numId w:val="4"/>
        </w:numPr>
        <w:spacing w:before="0" w:after="0" w:line="480" w:lineRule="auto"/>
        <w:ind w:hanging="576"/>
        <w:rPr>
          <w:rFonts w:ascii="Times New Roman" w:eastAsia="Times New Roman" w:hAnsi="Times New Roman" w:cs="Times New Roman"/>
        </w:rPr>
      </w:pPr>
      <w:bookmarkStart w:id="25" w:name="_lkjijfdc88yp" w:colFirst="0" w:colLast="0"/>
      <w:bookmarkEnd w:id="25"/>
      <w:r>
        <w:rPr>
          <w:rFonts w:ascii="Times New Roman" w:eastAsia="Times New Roman" w:hAnsi="Times New Roman" w:cs="Times New Roman"/>
        </w:rPr>
        <w:t>Objetivo general</w:t>
      </w:r>
    </w:p>
    <w:p w14:paraId="0849F1ED" w14:textId="2F9B0C6B" w:rsidR="00496106" w:rsidRDefault="007A406B" w:rsidP="000E2F4F">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Ampliar el sistema automatizado de homologación de asignaturas en la Facultad de Ciencias e Ingeniería de la Universidad de Manizales, integrando técnicas de inteligencia artificial para analizar documentos académicos externos y certificados Open</w:t>
      </w:r>
      <w:ins w:id="26" w:author="Ingeniería de Sistemas y Telecomunicaciones" w:date="2025-12-07T17:47:00Z" w16du:dateUtc="2025-12-07T22:47:00Z">
        <w:r w:rsidR="00A50F63">
          <w:rPr>
            <w:rFonts w:ascii="Times New Roman" w:eastAsia="Times New Roman" w:hAnsi="Times New Roman" w:cs="Times New Roman"/>
            <w:sz w:val="24"/>
            <w:szCs w:val="24"/>
          </w:rPr>
          <w:t>e</w:t>
        </w:r>
      </w:ins>
      <w:r>
        <w:rPr>
          <w:rFonts w:ascii="Times New Roman" w:eastAsia="Times New Roman" w:hAnsi="Times New Roman" w:cs="Times New Roman"/>
          <w:sz w:val="24"/>
          <w:szCs w:val="24"/>
        </w:rPr>
        <w:t>d</w:t>
      </w:r>
      <w:r w:rsidR="00A50F63">
        <w:rPr>
          <w:rFonts w:ascii="Times New Roman" w:eastAsia="Times New Roman" w:hAnsi="Times New Roman" w:cs="Times New Roman"/>
          <w:sz w:val="24"/>
          <w:szCs w:val="24"/>
        </w:rPr>
        <w:t xml:space="preserve"> y de la plataforma ESRI</w:t>
      </w:r>
      <w:r>
        <w:rPr>
          <w:rFonts w:ascii="Times New Roman" w:eastAsia="Times New Roman" w:hAnsi="Times New Roman" w:cs="Times New Roman"/>
          <w:sz w:val="24"/>
          <w:szCs w:val="24"/>
        </w:rPr>
        <w:t>, con el fin de optimizar la eficiencia, objetividad y trazabilidad institucional.</w:t>
      </w:r>
    </w:p>
    <w:p w14:paraId="0849F1EE"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2.2 Objetivos Específicos</w:t>
      </w:r>
    </w:p>
    <w:p w14:paraId="0849F1EF"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1. Analizar el estado del desarrollo previo del sistema de homologación, identificando sus alcances, limitaciones y requerimientos adicionales necesarios para su continuidad.</w:t>
      </w:r>
    </w:p>
    <w:p w14:paraId="0849F1F0"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sz w:val="24"/>
          <w:szCs w:val="24"/>
        </w:rPr>
      </w:pPr>
    </w:p>
    <w:p w14:paraId="0849F1F1" w14:textId="4D41354C"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Diseñar e implementar el módulo encargado de procesar certificados emitidos por la plataforma </w:t>
      </w:r>
      <w:r w:rsidR="0009409B">
        <w:rPr>
          <w:rFonts w:ascii="Times New Roman" w:eastAsia="Times New Roman" w:hAnsi="Times New Roman" w:cs="Times New Roman"/>
          <w:sz w:val="24"/>
          <w:szCs w:val="24"/>
        </w:rPr>
        <w:t xml:space="preserve">Opened </w:t>
      </w:r>
      <w:r>
        <w:rPr>
          <w:rFonts w:ascii="Times New Roman" w:eastAsia="Times New Roman" w:hAnsi="Times New Roman" w:cs="Times New Roman"/>
          <w:sz w:val="24"/>
          <w:szCs w:val="24"/>
        </w:rPr>
        <w:t>mediante técnicas de OCR y NLP, automatizando la generación de resoluciones digitales relacionadas.</w:t>
      </w:r>
    </w:p>
    <w:p w14:paraId="0849F1F2"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1F3"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3. Integrar un módulo para el procesamiento y análisis de documentos provenientes de instituciones externas, empleando algoritmos de similitud semántica que permitan generar resoluciones automáticas basadas en criterios objetivos.</w:t>
      </w:r>
    </w:p>
    <w:p w14:paraId="0849F1F4"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sz w:val="24"/>
          <w:szCs w:val="24"/>
        </w:rPr>
      </w:pPr>
    </w:p>
    <w:p w14:paraId="0849F1F5" w14:textId="186EBC33"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commentRangeStart w:id="27"/>
      <w:r>
        <w:rPr>
          <w:rFonts w:ascii="Times New Roman" w:eastAsia="Times New Roman" w:hAnsi="Times New Roman" w:cs="Times New Roman"/>
          <w:sz w:val="24"/>
          <w:szCs w:val="24"/>
        </w:rPr>
        <w:t xml:space="preserve">. </w:t>
      </w:r>
      <w:r w:rsidR="007555BF">
        <w:rPr>
          <w:rFonts w:ascii="Times New Roman" w:eastAsia="Times New Roman" w:hAnsi="Times New Roman" w:cs="Times New Roman"/>
          <w:sz w:val="24"/>
          <w:szCs w:val="24"/>
        </w:rPr>
        <w:t>Implementar y validar el</w:t>
      </w:r>
      <w:r>
        <w:rPr>
          <w:rFonts w:ascii="Times New Roman" w:eastAsia="Times New Roman" w:hAnsi="Times New Roman" w:cs="Times New Roman"/>
          <w:sz w:val="24"/>
          <w:szCs w:val="24"/>
        </w:rPr>
        <w:t xml:space="preserve"> funcionamiento del sistema ampliado mediante pruebas funcionales con casos reales de homologación, evaluando eficiencia, precisión y tiempos de respuesta.</w:t>
      </w:r>
      <w:commentRangeEnd w:id="27"/>
      <w:r w:rsidR="00957782">
        <w:rPr>
          <w:rStyle w:val="Refdecomentario"/>
        </w:rPr>
        <w:commentReference w:id="27"/>
      </w:r>
    </w:p>
    <w:p w14:paraId="0849F1FC" w14:textId="77777777" w:rsidR="00496106" w:rsidRDefault="007A406B">
      <w:pPr>
        <w:pStyle w:val="Ttulo1"/>
        <w:ind w:left="0" w:firstLine="0"/>
        <w:rPr>
          <w:color w:val="000000"/>
          <w:sz w:val="24"/>
          <w:szCs w:val="24"/>
        </w:rPr>
      </w:pPr>
      <w:bookmarkStart w:id="28" w:name="_3gdo5o9ehj7v" w:colFirst="0" w:colLast="0"/>
      <w:bookmarkEnd w:id="28"/>
      <w:r>
        <w:t xml:space="preserve">3. </w:t>
      </w:r>
      <w:commentRangeStart w:id="29"/>
      <w:r>
        <w:t>Antecedentes</w:t>
      </w:r>
      <w:commentRangeEnd w:id="29"/>
      <w:r w:rsidR="00FD0FE3">
        <w:rPr>
          <w:rStyle w:val="Refdecomentario"/>
          <w:rFonts w:ascii="Arial" w:eastAsia="Arial" w:hAnsi="Arial" w:cs="Arial"/>
          <w:b w:val="0"/>
          <w:bCs w:val="0"/>
        </w:rPr>
        <w:commentReference w:id="29"/>
      </w:r>
    </w:p>
    <w:p w14:paraId="0849F1FD" w14:textId="250F5195" w:rsidR="00496106" w:rsidRDefault="0015672A"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 xml:space="preserve">En la revisión de antecedentes se encontró que </w:t>
      </w:r>
      <w:r w:rsidR="007A406B">
        <w:rPr>
          <w:rFonts w:ascii="Times New Roman" w:eastAsia="Times New Roman" w:hAnsi="Times New Roman" w:cs="Times New Roman"/>
        </w:rPr>
        <w:t xml:space="preserve">Osorio Giraldo, Aristizábal Trujillo y Marrero Valencia (2025) desarrollaron el proyecto </w:t>
      </w:r>
      <w:r w:rsidR="007A406B">
        <w:rPr>
          <w:rFonts w:ascii="Times New Roman" w:eastAsia="Times New Roman" w:hAnsi="Times New Roman" w:cs="Times New Roman"/>
          <w:i/>
          <w:iCs/>
        </w:rPr>
        <w:t>Implementación de inteligencia artificial y automatización de los procesos administrativos en la Facultad de Ciencia e Ingeniería de la Universidad de Manizales</w:t>
      </w:r>
      <w:r w:rsidR="007A406B">
        <w:rPr>
          <w:rFonts w:ascii="Times New Roman" w:eastAsia="Times New Roman" w:hAnsi="Times New Roman" w:cs="Times New Roman"/>
        </w:rPr>
        <w:t>, cuyo objetivo fue optimizar la homologación de asignaturas mediante el uso de Microsoft Power Platform y posteriormente librerías de Python. El trabajo evidenció limitaciones en el acceso a licencias y permisos administrativos, así como baja precisión en los algoritmos de similitud empleados, concluyendo que era necesario migrar hacia soluciones más flexibles y robustas. Este antecedente se relaciona directamente con el presente estudio, pues permite ver la primera aproximación  al problema y deja en entrever los retos que deben superarse.</w:t>
      </w:r>
    </w:p>
    <w:p w14:paraId="0849F1FE" w14:textId="3A1C81BF" w:rsidR="00496106" w:rsidRDefault="0015672A"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 xml:space="preserve">Por su parte, </w:t>
      </w:r>
      <w:r w:rsidR="007A406B">
        <w:rPr>
          <w:rFonts w:ascii="Times New Roman" w:eastAsia="Times New Roman" w:hAnsi="Times New Roman" w:cs="Times New Roman"/>
        </w:rPr>
        <w:t>Corvalán (2018) analizó el papel de la inteligencia artificial en la transformación de organizaciones públicas, destacando el uso de Big Data, chatbots y aprendizaje automático para aumentar la eficiencia y la inclusión en la prestación de servicios. El proyecto Prometea, implementado en 2017, demostró beneficios sustanciales en la optimización de procesos y reducción de errores, concluyendo que la automatización puede humanizar el trabajo público al liberar a los empleados de tareas rutinarias. Este antecedente aporta al presente estudio la idea de que la automatización de procesos administrativos, como la homologación de asignaturas, no solo mejora la eficiencia, sino que también permite a los actores académicos enfocarse en tareas de mayor valor estratégico.</w:t>
      </w:r>
    </w:p>
    <w:p w14:paraId="0849F1FF" w14:textId="1F81F7E9" w:rsidR="00496106" w:rsidRDefault="007555BF"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color w:val="000000" w:themeColor="text1"/>
        </w:rPr>
        <w:t xml:space="preserve">Asimismo, </w:t>
      </w:r>
      <w:r w:rsidR="007A406B" w:rsidRPr="000E2F4F">
        <w:rPr>
          <w:rFonts w:ascii="Times New Roman" w:eastAsia="Times New Roman" w:hAnsi="Times New Roman" w:cs="Times New Roman"/>
          <w:color w:val="000000" w:themeColor="text1"/>
        </w:rPr>
        <w:t xml:space="preserve">Jimbo et al. (2023) realizaron una revisión sistemática de la literatura sobre la aplicación de técnicas de </w:t>
      </w:r>
      <w:r w:rsidR="007A406B">
        <w:rPr>
          <w:rFonts w:ascii="Times New Roman" w:eastAsia="Times New Roman" w:hAnsi="Times New Roman" w:cs="Times New Roman"/>
        </w:rPr>
        <w:t xml:space="preserve">inteligencia artificial para analizar el rendimiento académico en instituciones de educación superior. Su objetivo fue identificar tendencias y enfoques en el uso de algoritmos de </w:t>
      </w:r>
      <w:r w:rsidR="007A406B">
        <w:rPr>
          <w:rFonts w:ascii="Times New Roman" w:eastAsia="Times New Roman" w:hAnsi="Times New Roman" w:cs="Times New Roman"/>
        </w:rPr>
        <w:lastRenderedPageBreak/>
        <w:t>aprendizaje automático y procesamiento de datos para mejorar la toma de decisiones educativas. La conclusión principal fue que la IA puede ser un soporte confiable para la gestión académica, siempre que se acompañe de criterios claros de evaluación. Este antecedente se relaciona con el presente proyecto al demostrar que las técnicas de IA aplicadas al análisis de datos académicos son viables y pueden extenderse al campo de la homologación de asignaturas.</w:t>
      </w:r>
    </w:p>
    <w:p w14:paraId="0849F200" w14:textId="59BC1517" w:rsidR="00496106" w:rsidRDefault="007555BF"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color w:val="000000" w:themeColor="text1"/>
        </w:rPr>
        <w:t>De igual manera</w:t>
      </w:r>
      <w:r>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7A406B" w:rsidRPr="000E2F4F">
        <w:rPr>
          <w:rFonts w:ascii="Times New Roman" w:eastAsia="Times New Roman" w:hAnsi="Times New Roman" w:cs="Times New Roman"/>
          <w:color w:val="000000" w:themeColor="text1"/>
        </w:rPr>
        <w:t>La</w:t>
      </w:r>
      <w:r w:rsidR="007A406B">
        <w:rPr>
          <w:rFonts w:ascii="Times New Roman" w:eastAsia="Times New Roman" w:hAnsi="Times New Roman" w:cs="Times New Roman"/>
        </w:rPr>
        <w:t xml:space="preserve"> Comisión Europea (2009) estableció el Sistema Europeo de Transferencia y Acumulación de Créditos (ECTS) con el objetivo de facilitar la movilidad estudiantil y garantizar la transparencia en el reconocimiento de asignaturas cursadas en diferentes universidades. El sistema se basa en la asignación de créditos según la carga de trabajo del estudiante y en la definición clara de resultados de aprendizaje, concluyendo que la homologación internacional es posible mediante criterios estandarizados. Este antecedente constituye un referente normativo y metodológico para el presente estudio, ya que ofrece un marco de comparación que puede adaptarse al contexto colombiano y a la integración de cursos en línea como OpenEd.</w:t>
      </w:r>
    </w:p>
    <w:p w14:paraId="0849F201" w14:textId="34631F7F" w:rsidR="00496106" w:rsidRDefault="007555BF"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color w:val="000000" w:themeColor="text1"/>
        </w:rPr>
        <w:t xml:space="preserve">En este sentido, </w:t>
      </w:r>
      <w:r w:rsidR="007A406B" w:rsidRPr="000E2F4F">
        <w:rPr>
          <w:rFonts w:ascii="Times New Roman" w:eastAsia="Times New Roman" w:hAnsi="Times New Roman" w:cs="Times New Roman"/>
          <w:color w:val="000000" w:themeColor="text1"/>
        </w:rPr>
        <w:t>Sharma</w:t>
      </w:r>
      <w:r w:rsidR="007A406B">
        <w:rPr>
          <w:rFonts w:ascii="Times New Roman" w:eastAsia="Times New Roman" w:hAnsi="Times New Roman" w:cs="Times New Roman"/>
        </w:rPr>
        <w:t xml:space="preserve"> (2024), en el capítulo </w:t>
      </w:r>
      <w:r w:rsidR="007A406B">
        <w:rPr>
          <w:rFonts w:ascii="Times New Roman" w:eastAsia="Times New Roman" w:hAnsi="Times New Roman" w:cs="Times New Roman"/>
          <w:i/>
          <w:iCs/>
        </w:rPr>
        <w:t>Role of Faculty in Credit Transfer and Mapping in Higher Education</w:t>
      </w:r>
      <w:r w:rsidR="007A406B">
        <w:rPr>
          <w:rFonts w:ascii="Times New Roman" w:eastAsia="Times New Roman" w:hAnsi="Times New Roman" w:cs="Times New Roman"/>
        </w:rPr>
        <w:t xml:space="preserve">, analizó el papel de los docentes en la validación y transferencia de créditos académicos, destacando que la </w:t>
      </w:r>
      <w:proofErr w:type="gramStart"/>
      <w:r w:rsidR="007A406B">
        <w:rPr>
          <w:rFonts w:ascii="Times New Roman" w:eastAsia="Times New Roman" w:hAnsi="Times New Roman" w:cs="Times New Roman"/>
        </w:rPr>
        <w:t>participación activa</w:t>
      </w:r>
      <w:proofErr w:type="gramEnd"/>
      <w:r w:rsidR="007A406B">
        <w:rPr>
          <w:rFonts w:ascii="Times New Roman" w:eastAsia="Times New Roman" w:hAnsi="Times New Roman" w:cs="Times New Roman"/>
        </w:rPr>
        <w:t xml:space="preserve"> de la facultad es esencial para garantizar la calidad y pertinencia de las homologaciones. El estudio concluyó que, aunque la automatización puede agilizar procesos, la supervisión académica sigue siendo necesaria para asegurar la validez de las decisiones. Esta investigación se relaciona con el presente proyecto al señalar la importancia de combinar técnicas de inteligencia artificial con la revisión humana en la homologación de asignaturas.</w:t>
      </w:r>
    </w:p>
    <w:p w14:paraId="0849F202" w14:textId="67428F97" w:rsidR="00496106" w:rsidRDefault="007555BF"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 xml:space="preserve">A nivel nacional, </w:t>
      </w:r>
      <w:r w:rsidR="00FD0FE3">
        <w:rPr>
          <w:rFonts w:ascii="Times New Roman" w:eastAsia="Times New Roman" w:hAnsi="Times New Roman" w:cs="Times New Roman"/>
        </w:rPr>
        <w:t>L</w:t>
      </w:r>
      <w:r w:rsidR="007A406B">
        <w:rPr>
          <w:rFonts w:ascii="Times New Roman" w:eastAsia="Times New Roman" w:hAnsi="Times New Roman" w:cs="Times New Roman"/>
        </w:rPr>
        <w:t xml:space="preserve">a Universidad Nacional de Colombia (2025) regula la homologación de asignaturas cursadas en otras instituciones de educación superior, estableciendo que los Consejos de Facultad pueden reconocer materias externas siempre que exista similitud en contenido, intensidad y tipología. El objetivo de esta normativa es garantizar la movilidad estudiantil y la continuidad académica, permitiendo que los estudiantes avancen en sus programas sin repetir aprendizajes equivalentes. El </w:t>
      </w:r>
      <w:r w:rsidR="007A406B">
        <w:rPr>
          <w:rFonts w:ascii="Times New Roman" w:eastAsia="Times New Roman" w:hAnsi="Times New Roman" w:cs="Times New Roman"/>
        </w:rPr>
        <w:lastRenderedPageBreak/>
        <w:t>proceso contempla también la convalidación y equivalencia de cursos, dependiendo del grado de similitud y la recomendación de los comités asesores. La conclusión principal es que la homologación interuniversitaria requiere criterios claros y estandarizados para asegurar transparencia y objetividad. Este antecedente se relaciona con el presente proyecto al evidenciar que la automatización de homologaciones debe incorporar parámetros normativos y académicos que respalden la validez de las decisiones, especialmente cuando se trata de documentos provenientes de universidades externas.</w:t>
      </w:r>
    </w:p>
    <w:p w14:paraId="0849F203" w14:textId="78A11464" w:rsidR="00496106" w:rsidRDefault="007555BF"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 xml:space="preserve">Por otro lado, </w:t>
      </w:r>
      <w:proofErr w:type="spellStart"/>
      <w:r w:rsidR="007A406B">
        <w:rPr>
          <w:rFonts w:ascii="Times New Roman" w:eastAsia="Times New Roman" w:hAnsi="Times New Roman" w:cs="Times New Roman"/>
        </w:rPr>
        <w:t>Spinak</w:t>
      </w:r>
      <w:proofErr w:type="spellEnd"/>
      <w:r w:rsidR="007A406B">
        <w:rPr>
          <w:rFonts w:ascii="Times New Roman" w:eastAsia="Times New Roman" w:hAnsi="Times New Roman" w:cs="Times New Roman"/>
        </w:rPr>
        <w:t xml:space="preserve"> (2023) analizó el impacto de los modelos de lenguaje extensos (LLM) como ChatGPT en la investigación académica, con el objetivo de explorar cómo estas herramientas pueden apoyar la redacción automatizada y el análisis de contenido. El estudio concluyó que los LLM permiten identificar similitudes semánticas entre textos con alta precisión, lo que abre nuevas posibilidades en la comparación de contenidos programáticos. Este antecedente se relaciona con el presente proyecto al fundamentar el uso de técnicas de NLP y modelos semánticos para evaluar la equivalencia entre asignaturas y cursos OpenEd.</w:t>
      </w:r>
    </w:p>
    <w:p w14:paraId="0849F204" w14:textId="447AC1A1" w:rsidR="00496106" w:rsidRDefault="007555BF"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 xml:space="preserve">Finalmente, </w:t>
      </w:r>
      <w:r w:rsidR="007A406B">
        <w:rPr>
          <w:rFonts w:ascii="Times New Roman" w:eastAsia="Times New Roman" w:hAnsi="Times New Roman" w:cs="Times New Roman"/>
        </w:rPr>
        <w:t>Vásquez Beltrán (2022) analizó el uso de plataformas de bajo código en la automatización de procesos universitarios, con el objetivo de demostrar que estas herramientas permiten construir sistemas complejos con menor esfuerzo de programación. El estudio concluyó que soluciones como Microsoft Power Platform son útiles en fases iniciales, pero presentan limitaciones de escalabilidad y personalización. Este antecedente se relaciona con el presente proyecto al explicar por qué es necesario migrar hacia desarrollos más robustos basados en librerías de Python y técnicas avanzadas de inteligencia artificial</w:t>
      </w:r>
    </w:p>
    <w:p w14:paraId="0849F205" w14:textId="77777777" w:rsidR="00496106" w:rsidRDefault="00496106">
      <w:pPr>
        <w:spacing w:after="0" w:line="480" w:lineRule="auto"/>
        <w:rPr>
          <w:rFonts w:ascii="Times New Roman" w:eastAsia="Times New Roman" w:hAnsi="Times New Roman" w:cs="Times New Roman"/>
        </w:rPr>
      </w:pPr>
    </w:p>
    <w:p w14:paraId="0849F206"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rPr>
        <w:sectPr w:rsidR="00496106">
          <w:pgSz w:w="12240" w:h="15840"/>
          <w:pgMar w:top="1440" w:right="1440" w:bottom="1440" w:left="1440" w:header="709" w:footer="709" w:gutter="0"/>
          <w:cols w:space="720"/>
          <w:titlePg/>
        </w:sectPr>
      </w:pPr>
    </w:p>
    <w:p w14:paraId="0849F207"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color w:val="000000"/>
        </w:rPr>
      </w:pPr>
    </w:p>
    <w:p w14:paraId="0849F208" w14:textId="77777777" w:rsidR="00496106" w:rsidRDefault="007A406B" w:rsidP="000E2F4F">
      <w:pPr>
        <w:pStyle w:val="Ttulo1"/>
        <w:numPr>
          <w:ilvl w:val="0"/>
          <w:numId w:val="4"/>
        </w:numPr>
        <w:ind w:left="0"/>
      </w:pPr>
      <w:bookmarkStart w:id="30" w:name="_wnvxmoaept7v" w:colFirst="0" w:colLast="0"/>
      <w:bookmarkEnd w:id="30"/>
      <w:r>
        <w:t>Referente teórico</w:t>
      </w:r>
    </w:p>
    <w:p w14:paraId="0849F209"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referente teórico fundamenta el desarrollo del sistema automatizado para la homologación de asignaturas en la Facultad de Ciencias e Ingeniería de la Universidad de Manizales, integrando técnicas de Inteligencia Artificial (IA), Reconocimiento Óptico de Caracteres (OCR), Procesamiento de Lenguaje Natural (NLP) y algoritmos de similitud semántica. Este capítulo sintetiza el estado actual del conocimiento en torno a la automatización de procesos educativos, la utilización de IA en la educación superior y los desafíos éticos y tecnológicos relacionados. Asimismo, articula estas teorías con la problemática institucional, especialmente en lo referente al análisis de documentos externos y certificados generados por la plataforma OpenEd, elementos fundamentales en la consolidación del sistema propuesto.</w:t>
      </w:r>
    </w:p>
    <w:p w14:paraId="0849F20A"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0B"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2.1 IA en Educación Superior y Gestión Universitaria</w:t>
      </w:r>
    </w:p>
    <w:p w14:paraId="0849F20C"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Diversos autores han analizado el papel de la IA en la transformación de la educación superior. Chávez Granizo et al. (2024) destacan las oportunidades y desafíos éticos que surgen al implementar IA en instituciones universitarias, subrayando la importancia de políticas sólidas para una adopción responsable. Este enfoque es pertinente para el presente proyecto, ya que la automatización de homologaciones implica decisiones académicas que deben regirse por criterios transparentes y verificables.</w:t>
      </w:r>
    </w:p>
    <w:p w14:paraId="0849F20D"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Tambuskar (2022) propone que la IA ofrece mejoras significativas en la programación académica y la asignación de recursos, lo que se relaciona directamente con la necesidad de optimizar procesos administrativos complejos como la homologación de asignaturas. Asimismo, </w:t>
      </w:r>
      <w:r>
        <w:rPr>
          <w:rFonts w:ascii="Times New Roman" w:eastAsia="Times New Roman" w:hAnsi="Times New Roman" w:cs="Times New Roman"/>
          <w:sz w:val="24"/>
          <w:szCs w:val="24"/>
        </w:rPr>
        <w:lastRenderedPageBreak/>
        <w:t>Silva y Janes (2023) enfatizan que las soluciones de IA deben adaptarse a los contextos específicos de cada institución, reafirmando la pertinencia de desarrollar un sistema ajustado a las necesidades de la Universidad de Manizales.</w:t>
      </w:r>
    </w:p>
    <w:p w14:paraId="0849F20E"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Desde una perspectiva internacional, Zhang (2022) documenta casos de transformación digital en universidades chinas, donde la IA ha demostrado su capacidad para mejorar la gestión administrativa y académica. Esto valida la propuesta de automatizar la revisión de documentos académicos, tanto externos como internos, mediante tecnologías inteligentes.</w:t>
      </w:r>
    </w:p>
    <w:p w14:paraId="0849F20F"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Warrier et al. (2023) y Giannini (2023) insisten en la necesidad de establecer marcos éticos globales y mecanismos de supervisión para mitigar riesgos asociados al uso de IA. Este componente ético es esencial en un sistema que influye directamente en decisiones académicas que afectan el progreso estudiantil.</w:t>
      </w:r>
    </w:p>
    <w:p w14:paraId="0849F210"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11"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2.2 IA, Análisis de Datos y Procesamiento de Información</w:t>
      </w:r>
    </w:p>
    <w:p w14:paraId="0849F212"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La IA también juega un papel clave en la identificación de patrones y análisis de grandes volúmenes de información. Berryhill et al. (2019) explican cómo los algoritmos de aprendizaje automático permiten procesar datos complejos y reconocer hábitos o estructuras de información, lo cual es relevante para este proyecto al analizar documentos externos y certificados OpenEd en formato PDF.</w:t>
      </w:r>
    </w:p>
    <w:p w14:paraId="0849F213"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avances en modelos de lenguaje extensos (LLM), como ChatGPT o Bard, han abierto nuevas posibilidades en la redacción automatizada y el análisis de contenido (Spinak, 2023). Estos modelos proporcionan bases para la creación de algoritmos de similitud semántica usados </w:t>
      </w:r>
      <w:r>
        <w:rPr>
          <w:rFonts w:ascii="Times New Roman" w:eastAsia="Times New Roman" w:hAnsi="Times New Roman" w:cs="Times New Roman"/>
          <w:sz w:val="24"/>
          <w:szCs w:val="24"/>
        </w:rPr>
        <w:lastRenderedPageBreak/>
        <w:t>en la comparación entre contenidos programáticos y competencias, elementos centrales en el proceso de homologación.</w:t>
      </w:r>
    </w:p>
    <w:p w14:paraId="0849F214"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15"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2.3 OCR y tratamiento automático de documentos educativos</w:t>
      </w:r>
    </w:p>
    <w:p w14:paraId="0849F216"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los documentos involucrados en la homologación suelen estar en formato PDF, el Reconocimiento Óptico de Caracteres (OCR) es una herramienta crítica. Esta tecnología permite convertir imágenes o archivos escaneados en texto procesable por algoritmos de IA. Su principio básico se expresa mediante la ecuación:</w:t>
      </w:r>
    </w:p>
    <w:p w14:paraId="0849F217" w14:textId="77777777" w:rsidR="00496106" w:rsidRPr="000E2F4F" w:rsidRDefault="007A406B" w:rsidP="000E2F4F">
      <w:pPr>
        <w:spacing w:after="0" w:line="480" w:lineRule="auto"/>
        <w:ind w:firstLine="709"/>
        <w:jc w:val="center"/>
        <w:rPr>
          <w:rFonts w:ascii="Times New Roman" w:eastAsia="Times New Roman" w:hAnsi="Times New Roman" w:cs="Times New Roman"/>
          <w:sz w:val="24"/>
          <w:szCs w:val="24"/>
          <w:lang w:val="pt-BR"/>
        </w:rPr>
      </w:pPr>
      <w:r w:rsidRPr="000E2F4F">
        <w:rPr>
          <w:rFonts w:ascii="Times New Roman" w:eastAsia="Times New Roman" w:hAnsi="Times New Roman" w:cs="Times New Roman"/>
          <w:sz w:val="24"/>
          <w:szCs w:val="24"/>
          <w:lang w:val="pt-BR"/>
        </w:rPr>
        <w:t xml:space="preserve">r = </w:t>
      </w:r>
      <w:proofErr w:type="spellStart"/>
      <w:r w:rsidRPr="000E2F4F">
        <w:rPr>
          <w:rFonts w:ascii="Times New Roman" w:eastAsia="Times New Roman" w:hAnsi="Times New Roman" w:cs="Times New Roman"/>
          <w:sz w:val="24"/>
          <w:szCs w:val="24"/>
          <w:lang w:val="pt-BR"/>
        </w:rPr>
        <w:t>argmax</w:t>
      </w:r>
      <w:proofErr w:type="spellEnd"/>
      <w:r w:rsidRPr="000E2F4F">
        <w:rPr>
          <w:rFonts w:ascii="Times New Roman" w:eastAsia="Times New Roman" w:hAnsi="Times New Roman" w:cs="Times New Roman"/>
          <w:sz w:val="24"/>
          <w:szCs w:val="24"/>
          <w:lang w:val="pt-BR"/>
        </w:rPr>
        <w:t xml:space="preserve"> P(</w:t>
      </w:r>
      <w:proofErr w:type="spellStart"/>
      <w:r w:rsidRPr="000E2F4F">
        <w:rPr>
          <w:rFonts w:ascii="Times New Roman" w:eastAsia="Times New Roman" w:hAnsi="Times New Roman" w:cs="Times New Roman"/>
          <w:sz w:val="24"/>
          <w:szCs w:val="24"/>
          <w:lang w:val="pt-BR"/>
        </w:rPr>
        <w:t>c|x</w:t>
      </w:r>
      <w:proofErr w:type="spellEnd"/>
      <w:r w:rsidRPr="000E2F4F">
        <w:rPr>
          <w:rFonts w:ascii="Times New Roman" w:eastAsia="Times New Roman" w:hAnsi="Times New Roman" w:cs="Times New Roman"/>
          <w:sz w:val="24"/>
          <w:szCs w:val="24"/>
          <w:lang w:val="pt-BR"/>
        </w:rPr>
        <w:t>)</w:t>
      </w:r>
    </w:p>
    <w:p w14:paraId="0849F218" w14:textId="77777777" w:rsidR="00496106" w:rsidRPr="000E2F4F" w:rsidRDefault="00496106">
      <w:pPr>
        <w:spacing w:after="0" w:line="480" w:lineRule="auto"/>
        <w:ind w:firstLine="709"/>
        <w:rPr>
          <w:rFonts w:ascii="Times New Roman" w:eastAsia="Times New Roman" w:hAnsi="Times New Roman" w:cs="Times New Roman"/>
          <w:sz w:val="24"/>
          <w:szCs w:val="24"/>
          <w:lang w:val="pt-BR"/>
        </w:rPr>
      </w:pPr>
    </w:p>
    <w:p w14:paraId="0849F219"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donde x representa los patrones visuales extraídos del documento y c el carácter más probable.</w:t>
      </w:r>
    </w:p>
    <w:p w14:paraId="0849F21A"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OCR es especialmente relevante para procesar:</w:t>
      </w:r>
    </w:p>
    <w:p w14:paraId="0849F21B"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contenidos programáticos de universidades externas,</w:t>
      </w:r>
    </w:p>
    <w:p w14:paraId="0849F21C"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certificados digitales emitidos por OpenEd.</w:t>
      </w:r>
    </w:p>
    <w:p w14:paraId="0849F21D"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Sin esta tecnología, el sistema no podría extraer información de manera automatizada.</w:t>
      </w:r>
    </w:p>
    <w:p w14:paraId="0849F21E"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1F"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2.4 Procesamiento de Lenguaje Natural y Similitud Semántica</w:t>
      </w:r>
    </w:p>
    <w:p w14:paraId="0849F220"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Procesamiento de Lenguaje Natural (NLP) permite interpretar el significado de textos en lenguaje humano. Su utilidad en este proyecto radica en:</w:t>
      </w:r>
    </w:p>
    <w:p w14:paraId="0849F221"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identificar competencias y temáticas en contenidos programáticos,</w:t>
      </w:r>
    </w:p>
    <w:p w14:paraId="0849F222"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comparar textos académicos mediante modelos de similitud,</w:t>
      </w:r>
    </w:p>
    <w:p w14:paraId="0849F223"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analizar certificaciones OpenEd,</w:t>
      </w:r>
    </w:p>
    <w:p w14:paraId="0849F224"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asignar equivalencias a asignaturas institucionales.</w:t>
      </w:r>
    </w:p>
    <w:p w14:paraId="0849F225"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La similitud semántica se fundamenta en técnicas vectoriales como:</w:t>
      </w:r>
    </w:p>
    <w:p w14:paraId="0849F226" w14:textId="77777777" w:rsidR="00496106" w:rsidRDefault="007A406B" w:rsidP="000E2F4F">
      <w:pPr>
        <w:spacing w:after="0" w:line="480" w:lineRule="auto"/>
        <w:ind w:firstLine="70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Sim(A, B) = (A · B) / (‖A‖ ‖B‖)</w:t>
      </w:r>
    </w:p>
    <w:p w14:paraId="0849F227" w14:textId="77777777" w:rsidR="00496106" w:rsidRDefault="007A406B">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Estas técnicas permiten determinar si una asignatura externa o un curso OpenEd cubre contenidos equivalentes a los de una asignatura del plan de estudios.</w:t>
      </w:r>
    </w:p>
    <w:p w14:paraId="0849F228"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29"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2.5 Automatización y plataformas de bajo código</w:t>
      </w:r>
    </w:p>
    <w:p w14:paraId="0849F22A"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En el ámbito del desarrollo tecnológico, herramientas como Microsoft Power Platform y otras soluciones de low-code (Vásquez Beltrán, 2022; Mattp, 2023) facilitan la construcción de sistemas complejos sin requerir grandes volúmenes de programación. Power Automate, por ejemplo, puede integrarse para automatizar flujos como:</w:t>
      </w:r>
    </w:p>
    <w:p w14:paraId="0849F22B"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carga de documentos,</w:t>
      </w:r>
    </w:p>
    <w:p w14:paraId="0849F22C"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generación de resoluciones,</w:t>
      </w:r>
    </w:p>
    <w:p w14:paraId="0849F22D"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emisión de notificaciones,</w:t>
      </w:r>
    </w:p>
    <w:p w14:paraId="0849F22E"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almacenamiento de registros.</w:t>
      </w:r>
    </w:p>
    <w:p w14:paraId="0849F230" w14:textId="187D00C7" w:rsidR="00496106" w:rsidRDefault="007A406B" w:rsidP="000E2F4F">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Estas tecnologías respaldan el desarrollo modular del sistema que ustedes continuarán.</w:t>
      </w:r>
    </w:p>
    <w:p w14:paraId="0849F231"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2.6 Certificación Digital y OpenEd</w:t>
      </w:r>
    </w:p>
    <w:p w14:paraId="0849F232" w14:textId="77777777" w:rsidR="00496106" w:rsidDel="0070768A" w:rsidRDefault="007A406B">
      <w:pPr>
        <w:pBdr>
          <w:top w:val="nil"/>
          <w:left w:val="nil"/>
          <w:bottom w:val="nil"/>
          <w:right w:val="nil"/>
          <w:between w:val="nil"/>
        </w:pBdr>
        <w:spacing w:after="0" w:line="480" w:lineRule="auto"/>
        <w:ind w:firstLine="709"/>
        <w:rPr>
          <w:del w:id="31" w:author="JUAN DAVID GOMEZ VALLEJO" w:date="2025-12-07T18:25:00Z" w16du:dateUtc="2025-12-07T23:25:00Z"/>
          <w:rFonts w:ascii="Times New Roman" w:eastAsia="Times New Roman" w:hAnsi="Times New Roman" w:cs="Times New Roman"/>
          <w:sz w:val="24"/>
          <w:szCs w:val="24"/>
        </w:rPr>
      </w:pPr>
      <w:r>
        <w:rPr>
          <w:rFonts w:ascii="Times New Roman" w:eastAsia="Times New Roman" w:hAnsi="Times New Roman" w:cs="Times New Roman"/>
          <w:sz w:val="24"/>
          <w:szCs w:val="24"/>
        </w:rPr>
        <w:t>OpenEd es una plataforma institucional que emite certificados digitales en PDF cuando los estudiantes completan cursos. Dichos certificados incluyen:</w:t>
      </w:r>
    </w:p>
    <w:p w14:paraId="03821CE3" w14:textId="646454D0"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C</w:t>
      </w:r>
      <w:r w:rsidR="007A406B" w:rsidRPr="000E2F4F">
        <w:rPr>
          <w:rFonts w:ascii="Times New Roman" w:hAnsi="Times New Roman"/>
          <w:sz w:val="24"/>
        </w:rPr>
        <w:t>ompetencias logradas</w:t>
      </w:r>
    </w:p>
    <w:p w14:paraId="4CBB01D1" w14:textId="27A986C2"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H</w:t>
      </w:r>
      <w:r w:rsidR="007A406B" w:rsidRPr="000E2F4F">
        <w:rPr>
          <w:rFonts w:ascii="Times New Roman" w:hAnsi="Times New Roman"/>
          <w:sz w:val="24"/>
        </w:rPr>
        <w:t>oras cursadas</w:t>
      </w:r>
    </w:p>
    <w:p w14:paraId="551CE143" w14:textId="6AC46B63"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V</w:t>
      </w:r>
      <w:r w:rsidR="007A406B" w:rsidRPr="000E2F4F">
        <w:rPr>
          <w:rFonts w:ascii="Times New Roman" w:hAnsi="Times New Roman"/>
          <w:sz w:val="24"/>
        </w:rPr>
        <w:t>alidación automatizada</w:t>
      </w:r>
    </w:p>
    <w:p w14:paraId="22389E34" w14:textId="13C0D48D"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lastRenderedPageBreak/>
        <w:t>N</w:t>
      </w:r>
      <w:r w:rsidR="007A406B" w:rsidRPr="000E2F4F">
        <w:rPr>
          <w:rFonts w:ascii="Times New Roman" w:hAnsi="Times New Roman"/>
          <w:sz w:val="24"/>
        </w:rPr>
        <w:t>ombre del curso</w:t>
      </w:r>
    </w:p>
    <w:p w14:paraId="0849F237" w14:textId="08647729" w:rsidR="00496106" w:rsidRP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F</w:t>
      </w:r>
      <w:r w:rsidR="007A406B" w:rsidRPr="000E2F4F">
        <w:rPr>
          <w:rFonts w:ascii="Times New Roman" w:hAnsi="Times New Roman"/>
          <w:sz w:val="24"/>
        </w:rPr>
        <w:t>echa de aprobación.</w:t>
      </w:r>
    </w:p>
    <w:p w14:paraId="0849F238" w14:textId="08F0CC51"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problema es que la verificación de estos certificados sigue siendo manual en la Facultad. El proyecto llena este vacío al automatizar:</w:t>
      </w:r>
    </w:p>
    <w:p w14:paraId="49AD08E3" w14:textId="383E2830"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L</w:t>
      </w:r>
      <w:commentRangeStart w:id="32"/>
      <w:commentRangeStart w:id="33"/>
      <w:r w:rsidR="007A406B" w:rsidRPr="000E2F4F">
        <w:rPr>
          <w:rFonts w:ascii="Times New Roman" w:hAnsi="Times New Roman"/>
          <w:sz w:val="24"/>
        </w:rPr>
        <w:t>ectura del certificado</w:t>
      </w:r>
      <w:r w:rsidRPr="000E2F4F">
        <w:rPr>
          <w:rFonts w:ascii="Times New Roman" w:hAnsi="Times New Roman"/>
          <w:sz w:val="24"/>
        </w:rPr>
        <w:t>.</w:t>
      </w:r>
    </w:p>
    <w:p w14:paraId="05C5BD93" w14:textId="79300B60"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E</w:t>
      </w:r>
      <w:r w:rsidR="007A406B" w:rsidRPr="000E2F4F">
        <w:rPr>
          <w:rFonts w:ascii="Times New Roman" w:hAnsi="Times New Roman"/>
          <w:sz w:val="24"/>
        </w:rPr>
        <w:t>xtracción de datos</w:t>
      </w:r>
      <w:r w:rsidRPr="000E2F4F">
        <w:rPr>
          <w:rFonts w:ascii="Times New Roman" w:hAnsi="Times New Roman"/>
          <w:sz w:val="24"/>
        </w:rPr>
        <w:t>.</w:t>
      </w:r>
    </w:p>
    <w:p w14:paraId="38F15BD5" w14:textId="5E55A468" w:rsid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V</w:t>
      </w:r>
      <w:r w:rsidR="007A406B" w:rsidRPr="000E2F4F">
        <w:rPr>
          <w:rFonts w:ascii="Times New Roman" w:hAnsi="Times New Roman"/>
          <w:sz w:val="24"/>
        </w:rPr>
        <w:t>alidación del cumplimiento</w:t>
      </w:r>
      <w:r w:rsidRPr="000E2F4F">
        <w:rPr>
          <w:rFonts w:ascii="Times New Roman" w:hAnsi="Times New Roman"/>
          <w:sz w:val="24"/>
        </w:rPr>
        <w:t>.</w:t>
      </w:r>
    </w:p>
    <w:p w14:paraId="0849F23C" w14:textId="1875C47F" w:rsidR="00496106" w:rsidRPr="000E2F4F" w:rsidRDefault="000E2F4F" w:rsidP="000E2F4F">
      <w:pPr>
        <w:pStyle w:val="Prrafodelista"/>
        <w:numPr>
          <w:ilvl w:val="0"/>
          <w:numId w:val="10"/>
        </w:numPr>
        <w:pBdr>
          <w:top w:val="nil"/>
          <w:left w:val="nil"/>
          <w:bottom w:val="nil"/>
          <w:right w:val="nil"/>
          <w:between w:val="nil"/>
        </w:pBdr>
        <w:spacing w:line="480" w:lineRule="auto"/>
        <w:rPr>
          <w:rFonts w:ascii="Times New Roman" w:hAnsi="Times New Roman"/>
          <w:sz w:val="24"/>
        </w:rPr>
      </w:pPr>
      <w:r>
        <w:rPr>
          <w:rFonts w:ascii="Times New Roman" w:hAnsi="Times New Roman"/>
          <w:sz w:val="24"/>
        </w:rPr>
        <w:t>G</w:t>
      </w:r>
      <w:r w:rsidR="007A406B" w:rsidRPr="000E2F4F">
        <w:rPr>
          <w:rFonts w:ascii="Times New Roman" w:hAnsi="Times New Roman"/>
          <w:sz w:val="24"/>
        </w:rPr>
        <w:t>eneración de resoluciones de homologación.</w:t>
      </w:r>
      <w:commentRangeEnd w:id="32"/>
      <w:r w:rsidR="00AA1E15">
        <w:rPr>
          <w:rStyle w:val="Refdecomentario"/>
        </w:rPr>
        <w:commentReference w:id="32"/>
      </w:r>
      <w:commentRangeEnd w:id="33"/>
      <w:r w:rsidR="00AA1E15">
        <w:rPr>
          <w:rStyle w:val="Refdecomentario"/>
        </w:rPr>
        <w:commentReference w:id="33"/>
      </w:r>
    </w:p>
    <w:p w14:paraId="0849F23D"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Este componente es nuevo respecto al proyecto anterior, y constituye el aporte central de su trabajo.</w:t>
      </w:r>
    </w:p>
    <w:p w14:paraId="0849F23E"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3F"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2.7 Necesidad de regulación y ética en IA</w:t>
      </w:r>
    </w:p>
    <w:p w14:paraId="0849F240"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Autores como Giannini (2023) y la Universidad Europea de Madrid (2023) advierten que la IA puede generar desigualdades si no se regula adecuadamente. En procesos académicos como la homologación, es esencial garantizar:</w:t>
      </w:r>
    </w:p>
    <w:p w14:paraId="0849F241"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transparencia,</w:t>
      </w:r>
    </w:p>
    <w:p w14:paraId="0849F242"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trazabilidad,</w:t>
      </w:r>
    </w:p>
    <w:p w14:paraId="0849F243"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decisiones basadas en criterios objetivos,</w:t>
      </w:r>
    </w:p>
    <w:p w14:paraId="0849F244"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protección de datos.</w:t>
      </w:r>
    </w:p>
    <w:p w14:paraId="0849F245"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que ustedes desarrollarán debe integrarse dentro de estos principios éticos.</w:t>
      </w:r>
    </w:p>
    <w:p w14:paraId="0849F246"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47"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2.8 Síntesis del Referente Teórico</w:t>
      </w:r>
    </w:p>
    <w:p w14:paraId="0849F248"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La revisión teórica evidencia que:</w:t>
      </w:r>
    </w:p>
    <w:p w14:paraId="0849F249"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La IA es capaz de transformar procesos académicos complejos.</w:t>
      </w:r>
    </w:p>
    <w:p w14:paraId="0849F24A"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OCR y NLP son herramientas adecuadas para analizar documentos de homologación.</w:t>
      </w:r>
    </w:p>
    <w:p w14:paraId="0849F24B"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La similitud semántica permite comparar contenidos educativos con precisión.</w:t>
      </w:r>
    </w:p>
    <w:p w14:paraId="0849F24C"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Herramientas low-code facilitan la integración administrativa.</w:t>
      </w:r>
    </w:p>
    <w:p w14:paraId="0849F24D"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OpenEd debe ser incorporado explícitamente en el flujo automatizado.</w:t>
      </w:r>
    </w:p>
    <w:p w14:paraId="0849F24E"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b/>
        <w:t>Las instituciones requieren marcos éticos y de gobernanza para adoptar IA.</w:t>
      </w:r>
    </w:p>
    <w:p w14:paraId="0849F24F"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Este marco teórico respalda el desarrollo del sistema ampliado de homologación y demuestra su pertinencia institucional.</w:t>
      </w:r>
    </w:p>
    <w:p w14:paraId="0849F250"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51" w14:textId="77777777" w:rsidR="00496106" w:rsidRDefault="00496106">
      <w:pPr>
        <w:pBdr>
          <w:top w:val="nil"/>
          <w:left w:val="nil"/>
          <w:bottom w:val="nil"/>
          <w:right w:val="nil"/>
          <w:between w:val="nil"/>
        </w:pBdr>
        <w:spacing w:after="0" w:line="480" w:lineRule="auto"/>
        <w:ind w:left="360"/>
        <w:rPr>
          <w:rFonts w:ascii="Times New Roman" w:eastAsia="Times New Roman" w:hAnsi="Times New Roman" w:cs="Times New Roman"/>
          <w:color w:val="000000"/>
        </w:rPr>
        <w:sectPr w:rsidR="00496106">
          <w:headerReference w:type="default" r:id="rId17"/>
          <w:pgSz w:w="12240" w:h="15840"/>
          <w:pgMar w:top="1440" w:right="1440" w:bottom="1440" w:left="1440" w:header="709" w:footer="709" w:gutter="0"/>
          <w:cols w:space="720"/>
          <w:titlePg/>
        </w:sectPr>
      </w:pPr>
    </w:p>
    <w:p w14:paraId="0849F252" w14:textId="77777777" w:rsidR="00496106" w:rsidRDefault="007A406B" w:rsidP="000E2F4F">
      <w:pPr>
        <w:pStyle w:val="Ttulo1"/>
        <w:numPr>
          <w:ilvl w:val="0"/>
          <w:numId w:val="4"/>
        </w:numPr>
        <w:ind w:left="0"/>
      </w:pPr>
      <w:bookmarkStart w:id="34" w:name="_62rxwy267d00" w:colFirst="0" w:colLast="0"/>
      <w:bookmarkEnd w:id="34"/>
      <w:r>
        <w:lastRenderedPageBreak/>
        <w:t>Metodología</w:t>
      </w:r>
    </w:p>
    <w:p w14:paraId="0849F253"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254"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se desarrollará bajo un enfoque metodológico de investigación–acción, dado que involucra activamente al personal administrativo y académico de la Facultad de Ciencias e Ingeniería para comprender el proceso actual de homologación, identificar necesidades, validar prototipos y orientar la construcción del sistema automatizado. Este enfoque es pertinente porque el proyecto no solo desarrolla una solución tecnológica, sino que transforma un proceso institucional que requiere retroalimentación continua y ajustes iterativos.</w:t>
      </w:r>
    </w:p>
    <w:p w14:paraId="0849F255"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56"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Como punto de partida, se retomará la documentación, prototipos y avances del proyecto anterior, con el fin de diagnosticar su estado, determinar funcionalidades ya alcanzadas y establecer los vacíos técnicos que deberán ser completados. A partir de este análisis, se definirá el alcance actualizado del sistema, incorporando la automatización del procesamiento de certificados OpenEd y la ampliación del módulo destinado a la homologación de asignaturas de instituciones externas.</w:t>
      </w:r>
    </w:p>
    <w:p w14:paraId="0849F257"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58"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La investigación–acción permitirá alternar fases de análisis, diseño, implementación y validación, en diálogo constante con los actores involucrados. Mediante sesiones de levantamiento de requerimientos, revisión de flujos existentes y validación funcional, se establecerán las condiciones necesarias para asegurar que la solución responda fielmente a las necesidades de la Facultad.</w:t>
      </w:r>
    </w:p>
    <w:p w14:paraId="0849F259"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5A"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 disciplinas consultadas dentro de este enfoque metodológico incluye: educación, inteligencia artificial, procesamiento de lenguaje natural, reconocimiento óptico de caracteres (OCR), automatización de procesos, análisis de datos, tecnologías low‑code, ética en IA, procesos universitarios y transformación digital. Las fuentes científicas y académicas analizadas abordan tanto los beneficios como los desafíos éticos y técnicos de la incorporación de IA en contextos educativos, aportando fundamentos teóricos para garantizar una implementación transparente, eficiente y responsable.</w:t>
      </w:r>
    </w:p>
    <w:p w14:paraId="0849F25B"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En coherencia con los objetivos específicos, la metodología contempla:</w:t>
      </w:r>
    </w:p>
    <w:p w14:paraId="0849F25C"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técnico del sistema previamente desarrollado,</w:t>
      </w:r>
    </w:p>
    <w:p w14:paraId="0849F25D"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el diseño e implementación del módulo para procesamiento de certificados OpenEd,</w:t>
      </w:r>
    </w:p>
    <w:p w14:paraId="0849F25E"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la ampliación del módulo para homologaciones externas mediante IA,</w:t>
      </w:r>
    </w:p>
    <w:p w14:paraId="0849F25F"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la automatización de resoluciones académicas,</w:t>
      </w:r>
    </w:p>
    <w:p w14:paraId="0849F260"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y la validación del sistema completo en un entorno institucional real.</w:t>
      </w:r>
    </w:p>
    <w:p w14:paraId="0849F261"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62" w14:textId="77777777" w:rsidR="00496106" w:rsidRDefault="007A406B">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metodológico constituye la base para planificar las actividades, determinar los recursos requeridos y garantizar un desarrollo tecnológico organizado, reproducible y alineado con las necesidades de la Facultad.</w:t>
      </w:r>
    </w:p>
    <w:p w14:paraId="0849F263"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p>
    <w:p w14:paraId="0849F264" w14:textId="77777777" w:rsidR="00496106" w:rsidRDefault="007A406B">
      <w:pPr>
        <w:pStyle w:val="Ttulo2"/>
        <w:numPr>
          <w:ilvl w:val="1"/>
          <w:numId w:val="4"/>
        </w:numPr>
        <w:spacing w:before="0" w:after="0" w:line="480" w:lineRule="auto"/>
        <w:ind w:left="1560" w:hanging="578"/>
        <w:rPr>
          <w:rFonts w:ascii="Times New Roman" w:eastAsia="Times New Roman" w:hAnsi="Times New Roman" w:cs="Times New Roman"/>
        </w:rPr>
      </w:pPr>
      <w:bookmarkStart w:id="35" w:name="_4qp238x1fxh5" w:colFirst="0" w:colLast="0"/>
      <w:bookmarkEnd w:id="35"/>
      <w:r>
        <w:rPr>
          <w:rFonts w:ascii="Times New Roman" w:eastAsia="Times New Roman" w:hAnsi="Times New Roman" w:cs="Times New Roman"/>
        </w:rPr>
        <w:t>Procedimiento</w:t>
      </w:r>
    </w:p>
    <w:p w14:paraId="0849F265" w14:textId="77777777" w:rsidR="00496106" w:rsidRDefault="007A406B">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 1: Análisis del sistema previo</w:t>
      </w:r>
    </w:p>
    <w:p w14:paraId="0849F266" w14:textId="77777777" w:rsidR="00496106" w:rsidRDefault="007A406B">
      <w:pPr>
        <w:numPr>
          <w:ilvl w:val="0"/>
          <w:numId w:val="3"/>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documental del proyecto anterior y sus resultados técnicos.</w:t>
      </w:r>
    </w:p>
    <w:p w14:paraId="0849F267" w14:textId="77777777" w:rsidR="00496106" w:rsidRDefault="007A406B">
      <w:pPr>
        <w:numPr>
          <w:ilvl w:val="0"/>
          <w:numId w:val="3"/>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Identificación de los módulos implementados, sus limitaciones y posibles mejoras.</w:t>
      </w:r>
    </w:p>
    <w:p w14:paraId="0849F268" w14:textId="0847F074" w:rsidR="00496106" w:rsidRDefault="007A406B">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2: Diseño e implementación del módulo </w:t>
      </w:r>
      <w:r w:rsidR="00143725">
        <w:rPr>
          <w:rFonts w:ascii="Times New Roman" w:eastAsia="Times New Roman" w:hAnsi="Times New Roman" w:cs="Times New Roman"/>
          <w:b/>
          <w:bCs/>
          <w:sz w:val="24"/>
          <w:szCs w:val="24"/>
        </w:rPr>
        <w:t>Opened y ESRI</w:t>
      </w:r>
    </w:p>
    <w:p w14:paraId="0849F269" w14:textId="77777777" w:rsidR="00496106" w:rsidRDefault="007A406B">
      <w:pPr>
        <w:numPr>
          <w:ilvl w:val="0"/>
          <w:numId w:val="2"/>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Recolección de certificados emitidos por la plataforma OpenEd en formato PDF.</w:t>
      </w:r>
    </w:p>
    <w:p w14:paraId="0849F26A" w14:textId="77777777" w:rsidR="00496106" w:rsidRPr="00143725" w:rsidRDefault="007A406B">
      <w:pPr>
        <w:numPr>
          <w:ilvl w:val="0"/>
          <w:numId w:val="2"/>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Aplicación de técnicas de</w:t>
      </w:r>
      <w:r w:rsidRPr="00143725">
        <w:rPr>
          <w:rFonts w:ascii="Times New Roman" w:eastAsia="Times New Roman" w:hAnsi="Times New Roman" w:cs="Times New Roman"/>
          <w:sz w:val="24"/>
          <w:szCs w:val="24"/>
        </w:rPr>
        <w:t xml:space="preserve"> </w:t>
      </w:r>
      <w:r w:rsidRPr="000E2F4F">
        <w:rPr>
          <w:rFonts w:ascii="Times New Roman" w:eastAsia="Times New Roman" w:hAnsi="Times New Roman" w:cs="Times New Roman"/>
          <w:sz w:val="24"/>
          <w:szCs w:val="24"/>
        </w:rPr>
        <w:t>OCR</w:t>
      </w:r>
      <w:r w:rsidRPr="00143725">
        <w:rPr>
          <w:rFonts w:ascii="Times New Roman" w:eastAsia="Times New Roman" w:hAnsi="Times New Roman" w:cs="Times New Roman"/>
          <w:sz w:val="24"/>
          <w:szCs w:val="24"/>
        </w:rPr>
        <w:t xml:space="preserve"> para la extracción de información relevante.</w:t>
      </w:r>
    </w:p>
    <w:p w14:paraId="0849F26B" w14:textId="77777777" w:rsidR="00496106" w:rsidRDefault="007A406B">
      <w:pPr>
        <w:numPr>
          <w:ilvl w:val="0"/>
          <w:numId w:val="2"/>
        </w:numPr>
        <w:spacing w:after="0" w:line="480" w:lineRule="auto"/>
        <w:rPr>
          <w:rFonts w:ascii="Times New Roman" w:eastAsia="Times New Roman" w:hAnsi="Times New Roman" w:cs="Times New Roman"/>
          <w:sz w:val="24"/>
          <w:szCs w:val="24"/>
        </w:rPr>
      </w:pPr>
      <w:r w:rsidRPr="00143725">
        <w:rPr>
          <w:rFonts w:ascii="Times New Roman" w:eastAsia="Times New Roman" w:hAnsi="Times New Roman" w:cs="Times New Roman"/>
          <w:sz w:val="24"/>
          <w:szCs w:val="24"/>
        </w:rPr>
        <w:t xml:space="preserve">Uso de </w:t>
      </w:r>
      <w:r w:rsidRPr="000E2F4F">
        <w:rPr>
          <w:rFonts w:ascii="Times New Roman" w:eastAsia="Times New Roman" w:hAnsi="Times New Roman" w:cs="Times New Roman"/>
          <w:sz w:val="24"/>
          <w:szCs w:val="24"/>
        </w:rPr>
        <w:t>NLP</w:t>
      </w:r>
      <w:r w:rsidRPr="00143725">
        <w:rPr>
          <w:rFonts w:ascii="Times New Roman" w:eastAsia="Times New Roman" w:hAnsi="Times New Roman" w:cs="Times New Roman"/>
          <w:sz w:val="24"/>
          <w:szCs w:val="24"/>
        </w:rPr>
        <w:t xml:space="preserve"> para estructurar </w:t>
      </w:r>
      <w:r>
        <w:rPr>
          <w:rFonts w:ascii="Times New Roman" w:eastAsia="Times New Roman" w:hAnsi="Times New Roman" w:cs="Times New Roman"/>
          <w:sz w:val="24"/>
          <w:szCs w:val="24"/>
        </w:rPr>
        <w:t>y validar los contenidos académicos.</w:t>
      </w:r>
    </w:p>
    <w:p w14:paraId="0849F26C" w14:textId="0242FFBC" w:rsidR="00496106" w:rsidRDefault="007A406B">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Desarrollo de un submódulo que automatice la generación de resoluciones digitales asociadas a las homologaciones de cursos </w:t>
      </w:r>
      <w:r w:rsidR="000E2F4F">
        <w:rPr>
          <w:rFonts w:ascii="Times New Roman" w:eastAsia="Times New Roman" w:hAnsi="Times New Roman" w:cs="Times New Roman"/>
          <w:sz w:val="24"/>
          <w:szCs w:val="24"/>
        </w:rPr>
        <w:t>Opened</w:t>
      </w:r>
      <w:r w:rsidR="006023C5">
        <w:rPr>
          <w:rFonts w:ascii="Times New Roman" w:eastAsia="Times New Roman" w:hAnsi="Times New Roman" w:cs="Times New Roman"/>
          <w:sz w:val="24"/>
          <w:szCs w:val="24"/>
        </w:rPr>
        <w:t xml:space="preserve"> y ESRI</w:t>
      </w:r>
      <w:r>
        <w:rPr>
          <w:rFonts w:ascii="Times New Roman" w:eastAsia="Times New Roman" w:hAnsi="Times New Roman" w:cs="Times New Roman"/>
          <w:sz w:val="24"/>
          <w:szCs w:val="24"/>
        </w:rPr>
        <w:t>.</w:t>
      </w:r>
    </w:p>
    <w:p w14:paraId="0849F26D" w14:textId="77777777" w:rsidR="00496106" w:rsidRDefault="007A406B">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Fase 3: Integración de documentos externos</w:t>
      </w:r>
    </w:p>
    <w:p w14:paraId="0849F26E" w14:textId="77777777" w:rsidR="00496106" w:rsidRDefault="007A406B">
      <w:pPr>
        <w:numPr>
          <w:ilvl w:val="0"/>
          <w:numId w:val="8"/>
        </w:numPr>
        <w:spacing w:before="240" w:after="0" w:line="480" w:lineRule="auto"/>
        <w:rPr>
          <w:rFonts w:ascii="Times New Roman" w:eastAsia="Times New Roman" w:hAnsi="Times New Roman" w:cs="Times New Roman"/>
        </w:rPr>
      </w:pPr>
      <w:r>
        <w:rPr>
          <w:rFonts w:ascii="Times New Roman" w:eastAsia="Times New Roman" w:hAnsi="Times New Roman" w:cs="Times New Roman"/>
          <w:sz w:val="24"/>
          <w:szCs w:val="24"/>
        </w:rPr>
        <w:t>Retomar módulo ya existente. Evaluar su funcionamiento y precisión.</w:t>
      </w:r>
    </w:p>
    <w:p w14:paraId="0849F26F" w14:textId="77777777" w:rsidR="00496106" w:rsidRDefault="007A406B">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sz w:val="24"/>
          <w:szCs w:val="24"/>
        </w:rPr>
        <w:t>Determinar si se ajusta, mejora o reemplaza.</w:t>
      </w:r>
    </w:p>
    <w:p w14:paraId="0849F270" w14:textId="77777777" w:rsidR="00496106" w:rsidRDefault="007A406B">
      <w:pPr>
        <w:numPr>
          <w:ilvl w:val="0"/>
          <w:numId w:val="8"/>
        </w:numPr>
        <w:spacing w:after="0" w:line="480" w:lineRule="auto"/>
        <w:rPr>
          <w:rFonts w:ascii="Times New Roman" w:eastAsia="Times New Roman" w:hAnsi="Times New Roman" w:cs="Times New Roman"/>
        </w:rPr>
      </w:pPr>
      <w:r>
        <w:rPr>
          <w:rFonts w:ascii="Times New Roman" w:eastAsia="Times New Roman" w:hAnsi="Times New Roman" w:cs="Times New Roman"/>
          <w:sz w:val="24"/>
          <w:szCs w:val="24"/>
        </w:rPr>
        <w:t>Integrar versión validada al sistema ampliado.</w:t>
      </w:r>
    </w:p>
    <w:p w14:paraId="0849F271" w14:textId="77777777" w:rsidR="00496106" w:rsidRDefault="007A406B">
      <w:pPr>
        <w:numPr>
          <w:ilvl w:val="0"/>
          <w:numId w:val="8"/>
        </w:numPr>
        <w:spacing w:after="240" w:line="480" w:lineRule="auto"/>
        <w:rPr>
          <w:rFonts w:ascii="Times New Roman" w:eastAsia="Times New Roman" w:hAnsi="Times New Roman" w:cs="Times New Roman"/>
        </w:rPr>
      </w:pPr>
      <w:r>
        <w:rPr>
          <w:rFonts w:ascii="Times New Roman" w:eastAsia="Times New Roman" w:hAnsi="Times New Roman" w:cs="Times New Roman"/>
          <w:sz w:val="24"/>
          <w:szCs w:val="24"/>
        </w:rPr>
        <w:t>Garantizar resoluciones objetivas, transparentes y auditables.</w:t>
      </w:r>
    </w:p>
    <w:p w14:paraId="0849F272" w14:textId="4D6DD38D" w:rsidR="00496106" w:rsidRDefault="007A406B">
      <w:p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Fase 4: </w:t>
      </w:r>
      <w:r w:rsidR="00D11672">
        <w:rPr>
          <w:rFonts w:ascii="Times New Roman" w:eastAsia="Times New Roman" w:hAnsi="Times New Roman" w:cs="Times New Roman"/>
          <w:b/>
          <w:bCs/>
          <w:sz w:val="24"/>
          <w:szCs w:val="24"/>
        </w:rPr>
        <w:t>Implementación, V</w:t>
      </w:r>
      <w:commentRangeStart w:id="36"/>
      <w:r>
        <w:rPr>
          <w:rFonts w:ascii="Times New Roman" w:eastAsia="Times New Roman" w:hAnsi="Times New Roman" w:cs="Times New Roman"/>
          <w:b/>
          <w:bCs/>
          <w:sz w:val="24"/>
          <w:szCs w:val="24"/>
        </w:rPr>
        <w:t>alidación y pruebas funcionales</w:t>
      </w:r>
      <w:commentRangeEnd w:id="36"/>
      <w:r w:rsidR="006023C5">
        <w:rPr>
          <w:rStyle w:val="Refdecomentario"/>
        </w:rPr>
        <w:commentReference w:id="36"/>
      </w:r>
    </w:p>
    <w:p w14:paraId="0849F273" w14:textId="77777777" w:rsidR="00496106" w:rsidRDefault="007A406B">
      <w:pPr>
        <w:numPr>
          <w:ilvl w:val="0"/>
          <w:numId w:val="1"/>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Selección de casos reales de homologación para pruebas piloto.</w:t>
      </w:r>
    </w:p>
    <w:p w14:paraId="0849F274" w14:textId="77777777" w:rsidR="00496106" w:rsidRDefault="007A406B">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 pruebas funcionales midiendo eficiencia y precisión.</w:t>
      </w:r>
    </w:p>
    <w:p w14:paraId="0849F275" w14:textId="77777777" w:rsidR="00496106" w:rsidRDefault="007A406B">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Retroalimentación con actores académicos (secretaría) para verificar la validez de los resultados.</w:t>
      </w:r>
    </w:p>
    <w:p w14:paraId="0849F276" w14:textId="77777777" w:rsidR="00496106" w:rsidRDefault="007A406B">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Ajustes finales al sistema ampliado según los hallazgos de la validación</w:t>
      </w:r>
    </w:p>
    <w:p w14:paraId="0849F277" w14:textId="77777777" w:rsidR="00496106" w:rsidRDefault="00496106">
      <w:pPr>
        <w:spacing w:after="0" w:line="480" w:lineRule="auto"/>
        <w:ind w:firstLine="709"/>
        <w:rPr>
          <w:rFonts w:ascii="Times New Roman" w:eastAsia="Times New Roman" w:hAnsi="Times New Roman" w:cs="Times New Roman"/>
          <w:sz w:val="24"/>
          <w:szCs w:val="24"/>
        </w:rPr>
      </w:pPr>
    </w:p>
    <w:p w14:paraId="0849F278"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sz w:val="24"/>
          <w:szCs w:val="24"/>
        </w:rPr>
      </w:pPr>
    </w:p>
    <w:p w14:paraId="0849F279" w14:textId="77777777" w:rsidR="00496106" w:rsidRDefault="007A406B" w:rsidP="00A83A0F">
      <w:pPr>
        <w:pStyle w:val="Ttulo1"/>
        <w:numPr>
          <w:ilvl w:val="0"/>
          <w:numId w:val="4"/>
        </w:numPr>
        <w:ind w:left="0"/>
      </w:pPr>
      <w:bookmarkStart w:id="37" w:name="_id93r5a3pn54" w:colFirst="0" w:colLast="0"/>
      <w:bookmarkEnd w:id="37"/>
      <w:r>
        <w:lastRenderedPageBreak/>
        <w:t>Resultados Esperados</w:t>
      </w:r>
    </w:p>
    <w:p w14:paraId="0849F27A" w14:textId="77777777" w:rsidR="00496106" w:rsidRDefault="00496106">
      <w:pPr>
        <w:pBdr>
          <w:top w:val="nil"/>
          <w:left w:val="nil"/>
          <w:bottom w:val="nil"/>
          <w:right w:val="nil"/>
          <w:between w:val="nil"/>
        </w:pBdr>
        <w:spacing w:after="0" w:line="480" w:lineRule="auto"/>
        <w:ind w:firstLine="709"/>
        <w:rPr>
          <w:rFonts w:ascii="Times New Roman" w:eastAsia="Times New Roman" w:hAnsi="Times New Roman" w:cs="Times New Roman"/>
          <w:color w:val="000000"/>
          <w:sz w:val="24"/>
          <w:szCs w:val="24"/>
        </w:rPr>
      </w:pPr>
      <w:bookmarkStart w:id="38" w:name="_xcnonu12c18y" w:colFirst="0" w:colLast="0"/>
      <w:bookmarkEnd w:id="38"/>
    </w:p>
    <w:p w14:paraId="0849F27B" w14:textId="5BB7895E" w:rsidR="00496106" w:rsidRDefault="006023C5"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L</w:t>
      </w:r>
      <w:r w:rsidR="007A406B">
        <w:rPr>
          <w:rFonts w:ascii="Times New Roman" w:eastAsia="Times New Roman" w:hAnsi="Times New Roman" w:cs="Times New Roman"/>
        </w:rPr>
        <w:t>os resultados esperados del proyecto se derivan directamente de los objetivos específicos y de la metodología implementada. Cada resultado representa un avance verificable dentro del desarrollo del sistema automatizado de homologación, mientras que cada producto constituye un entregable concreto que evidencia el cumplimiento del objetivo. La Tabla 1 sintetiza estos elementos, incluyendo indicadores que permitirán medir el alcance y calidad de los resultados.</w:t>
      </w:r>
    </w:p>
    <w:p w14:paraId="0849F27C" w14:textId="77777777" w:rsidR="00496106" w:rsidRDefault="00496106">
      <w:pPr>
        <w:spacing w:after="0" w:line="480" w:lineRule="auto"/>
        <w:rPr>
          <w:rFonts w:ascii="Times New Roman" w:eastAsia="Times New Roman" w:hAnsi="Times New Roman" w:cs="Times New Roman"/>
        </w:rPr>
      </w:pPr>
    </w:p>
    <w:p w14:paraId="0849F27D" w14:textId="77777777" w:rsidR="00496106" w:rsidRDefault="007A406B">
      <w:pPr>
        <w:spacing w:after="0" w:line="48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Tabla 1: Resultados y productos esperados del proyecto</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6"/>
        <w:gridCol w:w="3767"/>
        <w:gridCol w:w="2767"/>
      </w:tblGrid>
      <w:tr w:rsidR="00496106" w14:paraId="0849F281" w14:textId="77777777">
        <w:trPr>
          <w:trHeight w:val="500"/>
        </w:trPr>
        <w:tc>
          <w:tcPr>
            <w:tcW w:w="2826" w:type="dxa"/>
            <w:tcBorders>
              <w:top w:val="nil"/>
              <w:left w:val="nil"/>
              <w:bottom w:val="nil"/>
              <w:right w:val="nil"/>
            </w:tcBorders>
            <w:tcMar>
              <w:top w:w="100" w:type="dxa"/>
              <w:left w:w="100" w:type="dxa"/>
              <w:bottom w:w="100" w:type="dxa"/>
              <w:right w:w="100" w:type="dxa"/>
            </w:tcMar>
          </w:tcPr>
          <w:p w14:paraId="0849F27E" w14:textId="77777777" w:rsidR="00496106" w:rsidRDefault="007A406B">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Objetivo</w:t>
            </w:r>
          </w:p>
        </w:tc>
        <w:tc>
          <w:tcPr>
            <w:tcW w:w="3766" w:type="dxa"/>
            <w:tcBorders>
              <w:top w:val="nil"/>
              <w:left w:val="nil"/>
              <w:bottom w:val="nil"/>
              <w:right w:val="nil"/>
            </w:tcBorders>
            <w:tcMar>
              <w:top w:w="100" w:type="dxa"/>
              <w:left w:w="100" w:type="dxa"/>
              <w:bottom w:w="100" w:type="dxa"/>
              <w:right w:w="100" w:type="dxa"/>
            </w:tcMar>
          </w:tcPr>
          <w:p w14:paraId="0849F27F"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Resultado / Producto esperado</w:t>
            </w:r>
          </w:p>
        </w:tc>
        <w:tc>
          <w:tcPr>
            <w:tcW w:w="2766" w:type="dxa"/>
            <w:tcBorders>
              <w:top w:val="nil"/>
              <w:left w:val="nil"/>
              <w:bottom w:val="nil"/>
              <w:right w:val="nil"/>
            </w:tcBorders>
            <w:tcMar>
              <w:top w:w="100" w:type="dxa"/>
              <w:left w:w="100" w:type="dxa"/>
              <w:bottom w:w="100" w:type="dxa"/>
              <w:right w:w="100" w:type="dxa"/>
            </w:tcMar>
          </w:tcPr>
          <w:p w14:paraId="0849F280" w14:textId="77777777" w:rsidR="00496106" w:rsidRDefault="007A406B">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Indicador</w:t>
            </w:r>
          </w:p>
        </w:tc>
      </w:tr>
      <w:tr w:rsidR="00496106" w14:paraId="0849F286" w14:textId="77777777">
        <w:trPr>
          <w:trHeight w:val="1610"/>
        </w:trPr>
        <w:tc>
          <w:tcPr>
            <w:tcW w:w="2826" w:type="dxa"/>
            <w:tcBorders>
              <w:top w:val="nil"/>
              <w:left w:val="nil"/>
              <w:bottom w:val="nil"/>
              <w:right w:val="nil"/>
            </w:tcBorders>
            <w:tcMar>
              <w:top w:w="100" w:type="dxa"/>
              <w:left w:w="100" w:type="dxa"/>
              <w:bottom w:w="100" w:type="dxa"/>
              <w:right w:w="100" w:type="dxa"/>
            </w:tcMar>
          </w:tcPr>
          <w:p w14:paraId="0849F282"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1. Analizar el estado del desarrollo previo del sistema de homologación.</w:t>
            </w:r>
          </w:p>
        </w:tc>
        <w:tc>
          <w:tcPr>
            <w:tcW w:w="3766" w:type="dxa"/>
            <w:tcBorders>
              <w:top w:val="nil"/>
              <w:left w:val="nil"/>
              <w:bottom w:val="nil"/>
              <w:right w:val="nil"/>
            </w:tcBorders>
            <w:tcMar>
              <w:top w:w="100" w:type="dxa"/>
              <w:left w:w="100" w:type="dxa"/>
              <w:bottom w:w="100" w:type="dxa"/>
              <w:right w:w="100" w:type="dxa"/>
            </w:tcMar>
          </w:tcPr>
          <w:p w14:paraId="0849F283"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Informe diagnóstico del sistema previo.• Documento actualizado de requerimientos del sistema.</w:t>
            </w:r>
          </w:p>
        </w:tc>
        <w:tc>
          <w:tcPr>
            <w:tcW w:w="2766" w:type="dxa"/>
            <w:tcBorders>
              <w:top w:val="nil"/>
              <w:left w:val="nil"/>
              <w:bottom w:val="nil"/>
              <w:right w:val="nil"/>
            </w:tcBorders>
            <w:tcMar>
              <w:top w:w="100" w:type="dxa"/>
              <w:left w:w="100" w:type="dxa"/>
              <w:bottom w:w="100" w:type="dxa"/>
              <w:right w:w="100" w:type="dxa"/>
            </w:tcMar>
          </w:tcPr>
          <w:p w14:paraId="0849F284"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Informe validado por la Facultad.</w:t>
            </w:r>
          </w:p>
          <w:p w14:paraId="0849F285"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Documento de requerimientos aprobado por el director del proyecto.</w:t>
            </w:r>
          </w:p>
        </w:tc>
      </w:tr>
      <w:tr w:rsidR="00496106" w14:paraId="0849F28D" w14:textId="77777777">
        <w:trPr>
          <w:trHeight w:val="2165"/>
        </w:trPr>
        <w:tc>
          <w:tcPr>
            <w:tcW w:w="2826" w:type="dxa"/>
            <w:tcBorders>
              <w:top w:val="nil"/>
              <w:left w:val="nil"/>
              <w:bottom w:val="nil"/>
              <w:right w:val="nil"/>
            </w:tcBorders>
            <w:tcMar>
              <w:top w:w="100" w:type="dxa"/>
              <w:left w:w="100" w:type="dxa"/>
              <w:bottom w:w="100" w:type="dxa"/>
              <w:right w:w="100" w:type="dxa"/>
            </w:tcMar>
          </w:tcPr>
          <w:p w14:paraId="0849F287"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2. Diseñar e implementar el módulo de procesamiento de certificados OpenEd mediante OCR y NLP.</w:t>
            </w:r>
          </w:p>
        </w:tc>
        <w:tc>
          <w:tcPr>
            <w:tcW w:w="3766" w:type="dxa"/>
            <w:tcBorders>
              <w:top w:val="nil"/>
              <w:left w:val="nil"/>
              <w:bottom w:val="nil"/>
              <w:right w:val="nil"/>
            </w:tcBorders>
            <w:tcMar>
              <w:top w:w="100" w:type="dxa"/>
              <w:left w:w="100" w:type="dxa"/>
              <w:bottom w:w="100" w:type="dxa"/>
              <w:right w:w="100" w:type="dxa"/>
            </w:tcMar>
          </w:tcPr>
          <w:p w14:paraId="0849F288"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Módulo funcional que analiza certificados OpenEd en PDF.</w:t>
            </w:r>
          </w:p>
          <w:p w14:paraId="0849F289"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Motor de decisión para establecer equivalencias académicas.</w:t>
            </w:r>
          </w:p>
          <w:p w14:paraId="0849F28A"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Resoluciones generadas automáticamente para cursos OpenEd.</w:t>
            </w:r>
          </w:p>
        </w:tc>
        <w:tc>
          <w:tcPr>
            <w:tcW w:w="2766" w:type="dxa"/>
            <w:tcBorders>
              <w:top w:val="nil"/>
              <w:left w:val="nil"/>
              <w:bottom w:val="nil"/>
              <w:right w:val="nil"/>
            </w:tcBorders>
            <w:tcMar>
              <w:top w:w="100" w:type="dxa"/>
              <w:left w:w="100" w:type="dxa"/>
              <w:bottom w:w="100" w:type="dxa"/>
              <w:right w:w="100" w:type="dxa"/>
            </w:tcMar>
          </w:tcPr>
          <w:p w14:paraId="0849F28B"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Más del 90% de certificados procesados correctamente.</w:t>
            </w:r>
          </w:p>
          <w:p w14:paraId="0849F28C"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Resoluciones generadas sin intervención manual.</w:t>
            </w:r>
          </w:p>
        </w:tc>
      </w:tr>
      <w:tr w:rsidR="00496106" w14:paraId="0849F291" w14:textId="77777777">
        <w:trPr>
          <w:trHeight w:val="1880"/>
        </w:trPr>
        <w:tc>
          <w:tcPr>
            <w:tcW w:w="2826" w:type="dxa"/>
            <w:tcBorders>
              <w:top w:val="nil"/>
              <w:left w:val="nil"/>
              <w:bottom w:val="nil"/>
              <w:right w:val="nil"/>
            </w:tcBorders>
            <w:tcMar>
              <w:top w:w="100" w:type="dxa"/>
              <w:left w:w="100" w:type="dxa"/>
              <w:bottom w:w="100" w:type="dxa"/>
              <w:right w:w="100" w:type="dxa"/>
            </w:tcMar>
          </w:tcPr>
          <w:p w14:paraId="0849F28E"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lastRenderedPageBreak/>
              <w:t>3. Integrar un módulo para homologaciones externas mediante análisis de similitud semántica.</w:t>
            </w:r>
          </w:p>
        </w:tc>
        <w:tc>
          <w:tcPr>
            <w:tcW w:w="3766" w:type="dxa"/>
            <w:tcBorders>
              <w:top w:val="nil"/>
              <w:left w:val="nil"/>
              <w:bottom w:val="nil"/>
              <w:right w:val="nil"/>
            </w:tcBorders>
            <w:tcMar>
              <w:top w:w="100" w:type="dxa"/>
              <w:left w:w="100" w:type="dxa"/>
              <w:bottom w:w="100" w:type="dxa"/>
              <w:right w:w="100" w:type="dxa"/>
            </w:tcMar>
          </w:tcPr>
          <w:p w14:paraId="0849F28F"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Módulo para procesar documentos académicos externos.• Modelo semántico implementado.• Resoluciones automáticas para homologaciones externas.</w:t>
            </w:r>
          </w:p>
        </w:tc>
        <w:tc>
          <w:tcPr>
            <w:tcW w:w="2766" w:type="dxa"/>
            <w:tcBorders>
              <w:top w:val="nil"/>
              <w:left w:val="nil"/>
              <w:bottom w:val="nil"/>
              <w:right w:val="nil"/>
            </w:tcBorders>
            <w:tcMar>
              <w:top w:w="100" w:type="dxa"/>
              <w:left w:w="100" w:type="dxa"/>
              <w:bottom w:w="100" w:type="dxa"/>
              <w:right w:w="100" w:type="dxa"/>
            </w:tcMar>
          </w:tcPr>
          <w:p w14:paraId="0849F290"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Precisión del análisis semántico superior al 85%. Tiempo de procesamiento por solicitud inferior a 1 minuto.</w:t>
            </w:r>
          </w:p>
        </w:tc>
      </w:tr>
      <w:tr w:rsidR="00496106" w14:paraId="0849F297" w14:textId="77777777">
        <w:trPr>
          <w:trHeight w:val="1610"/>
        </w:trPr>
        <w:tc>
          <w:tcPr>
            <w:tcW w:w="2826" w:type="dxa"/>
            <w:tcBorders>
              <w:top w:val="nil"/>
              <w:left w:val="nil"/>
              <w:bottom w:val="nil"/>
              <w:right w:val="nil"/>
            </w:tcBorders>
            <w:tcMar>
              <w:top w:w="100" w:type="dxa"/>
              <w:left w:w="100" w:type="dxa"/>
              <w:bottom w:w="100" w:type="dxa"/>
              <w:right w:w="100" w:type="dxa"/>
            </w:tcMar>
          </w:tcPr>
          <w:p w14:paraId="0849F292"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4. Validar el sistema completo mediante pruebas funcionales.</w:t>
            </w:r>
          </w:p>
        </w:tc>
        <w:tc>
          <w:tcPr>
            <w:tcW w:w="3766" w:type="dxa"/>
            <w:tcBorders>
              <w:top w:val="nil"/>
              <w:left w:val="nil"/>
              <w:bottom w:val="nil"/>
              <w:right w:val="nil"/>
            </w:tcBorders>
            <w:tcMar>
              <w:top w:w="100" w:type="dxa"/>
              <w:left w:w="100" w:type="dxa"/>
              <w:bottom w:w="100" w:type="dxa"/>
              <w:right w:w="100" w:type="dxa"/>
            </w:tcMar>
          </w:tcPr>
          <w:p w14:paraId="0849F293"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Informe de pruebas funcionales, de precisión y rendimiento.• Ajustes finales aplicados tras retroalimentación institucional.</w:t>
            </w:r>
          </w:p>
          <w:p w14:paraId="0849F294"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Sistema final listo para despliegue.</w:t>
            </w:r>
          </w:p>
        </w:tc>
        <w:tc>
          <w:tcPr>
            <w:tcW w:w="2766" w:type="dxa"/>
            <w:tcBorders>
              <w:top w:val="nil"/>
              <w:left w:val="nil"/>
              <w:bottom w:val="nil"/>
              <w:right w:val="nil"/>
            </w:tcBorders>
            <w:tcMar>
              <w:top w:w="100" w:type="dxa"/>
              <w:left w:w="100" w:type="dxa"/>
              <w:bottom w:w="100" w:type="dxa"/>
              <w:right w:w="100" w:type="dxa"/>
            </w:tcMar>
          </w:tcPr>
          <w:p w14:paraId="0849F295"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Cumplimiento total de los requerimientos funcionales definidos.</w:t>
            </w:r>
          </w:p>
          <w:p w14:paraId="0849F296"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Sistema aprobado en pruebas de usuario.</w:t>
            </w:r>
          </w:p>
        </w:tc>
      </w:tr>
    </w:tbl>
    <w:p w14:paraId="0849F298" w14:textId="77777777" w:rsidR="00496106" w:rsidRDefault="00496106">
      <w:pPr>
        <w:spacing w:after="0" w:line="480" w:lineRule="auto"/>
        <w:rPr>
          <w:rFonts w:ascii="Times New Roman" w:eastAsia="Times New Roman" w:hAnsi="Times New Roman" w:cs="Times New Roman"/>
        </w:rPr>
        <w:sectPr w:rsidR="00496106">
          <w:pgSz w:w="12240" w:h="15840"/>
          <w:pgMar w:top="1440" w:right="1440" w:bottom="1440" w:left="1440" w:header="709" w:footer="709" w:gutter="0"/>
          <w:cols w:space="720"/>
          <w:titlePg/>
        </w:sectPr>
      </w:pPr>
    </w:p>
    <w:p w14:paraId="0849F299" w14:textId="77777777" w:rsidR="00496106" w:rsidRDefault="007A406B" w:rsidP="00A83A0F">
      <w:pPr>
        <w:pStyle w:val="Ttulo1"/>
        <w:numPr>
          <w:ilvl w:val="0"/>
          <w:numId w:val="4"/>
        </w:numPr>
        <w:ind w:left="0"/>
      </w:pPr>
      <w:bookmarkStart w:id="39" w:name="_i25g0qr1fgd7" w:colFirst="0" w:colLast="0"/>
      <w:bookmarkEnd w:id="39"/>
      <w:r>
        <w:lastRenderedPageBreak/>
        <w:t>Impactos Esperados</w:t>
      </w:r>
    </w:p>
    <w:p w14:paraId="0849F29A"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color w:val="000000"/>
        </w:rPr>
      </w:pPr>
    </w:p>
    <w:p w14:paraId="0849F29B" w14:textId="77777777" w:rsidR="00496106" w:rsidRDefault="007A406B"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Los impactos esperados corresponden a las transformaciones que los productos y resultados del proyecto generarán en el ámbito académico, institucional y tecnológico de la Universidad de Manizales. De acuerdo con MinCiencias (2021), estos impactos pueden clasificarse en académicos, tecnológicos, sociales, educativos y económicos.</w:t>
      </w:r>
    </w:p>
    <w:p w14:paraId="0849F29C"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rPr>
      </w:pPr>
    </w:p>
    <w:p w14:paraId="0849F29D" w14:textId="77777777" w:rsidR="00496106" w:rsidRDefault="007A406B" w:rsidP="000E2F4F">
      <w:pPr>
        <w:pBdr>
          <w:top w:val="nil"/>
          <w:left w:val="nil"/>
          <w:bottom w:val="nil"/>
          <w:right w:val="nil"/>
          <w:between w:val="nil"/>
        </w:pBdr>
        <w:spacing w:after="0" w:line="480" w:lineRule="auto"/>
        <w:ind w:firstLine="709"/>
        <w:rPr>
          <w:rFonts w:ascii="Times New Roman" w:eastAsia="Times New Roman" w:hAnsi="Times New Roman" w:cs="Times New Roman"/>
        </w:rPr>
      </w:pPr>
      <w:r>
        <w:rPr>
          <w:rFonts w:ascii="Times New Roman" w:eastAsia="Times New Roman" w:hAnsi="Times New Roman" w:cs="Times New Roman"/>
        </w:rPr>
        <w:t>El desarrollo del sistema automatizado de homologación permitirá mejorar la eficiencia administrativa, fortalecer la trazabilidad, disminuir tiempos de respuesta, estandarizar criterios académicos y avanzar en la transformación digital de la Facultad de Ciencias e Ingeniería. A continuación, se presenta la Tabla 2  con los impactos esperados, indicadores verificables y supuestos asociados.</w:t>
      </w:r>
    </w:p>
    <w:p w14:paraId="0849F29E"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rPr>
      </w:pPr>
    </w:p>
    <w:p w14:paraId="0849F29F" w14:textId="77777777" w:rsidR="00496106" w:rsidRDefault="007A406B">
      <w:pPr>
        <w:pBdr>
          <w:top w:val="nil"/>
          <w:left w:val="nil"/>
          <w:bottom w:val="nil"/>
          <w:right w:val="nil"/>
          <w:between w:val="nil"/>
        </w:pBdr>
        <w:spacing w:after="0" w:line="48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Tabla 2. Impactos esperados del proyecto</w:t>
      </w:r>
    </w:p>
    <w:p w14:paraId="0849F2A0" w14:textId="77777777" w:rsidR="00496106" w:rsidRDefault="00496106">
      <w:pPr>
        <w:spacing w:after="0" w:line="480" w:lineRule="auto"/>
        <w:rPr>
          <w:rFonts w:ascii="Times New Roman" w:eastAsia="Times New Roman" w:hAnsi="Times New Roman" w:cs="Times New Roman"/>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1"/>
        <w:gridCol w:w="3507"/>
        <w:gridCol w:w="2792"/>
      </w:tblGrid>
      <w:tr w:rsidR="00496106" w14:paraId="0849F2A4" w14:textId="77777777">
        <w:trPr>
          <w:trHeight w:val="500"/>
        </w:trPr>
        <w:tc>
          <w:tcPr>
            <w:tcW w:w="3060" w:type="dxa"/>
            <w:tcBorders>
              <w:top w:val="nil"/>
              <w:left w:val="nil"/>
              <w:bottom w:val="nil"/>
              <w:right w:val="nil"/>
            </w:tcBorders>
            <w:tcMar>
              <w:top w:w="100" w:type="dxa"/>
              <w:left w:w="100" w:type="dxa"/>
              <w:bottom w:w="100" w:type="dxa"/>
              <w:right w:w="100" w:type="dxa"/>
            </w:tcMar>
          </w:tcPr>
          <w:p w14:paraId="0849F2A1" w14:textId="77777777" w:rsidR="00496106" w:rsidRDefault="007A406B">
            <w:pPr>
              <w:spacing w:after="0" w:line="480" w:lineRule="auto"/>
              <w:jc w:val="center"/>
              <w:rPr>
                <w:rFonts w:ascii="Times New Roman" w:eastAsia="Times New Roman" w:hAnsi="Times New Roman" w:cs="Times New Roman"/>
              </w:rPr>
            </w:pPr>
            <w:commentRangeStart w:id="40"/>
            <w:r>
              <w:rPr>
                <w:rFonts w:ascii="Times New Roman" w:eastAsia="Times New Roman" w:hAnsi="Times New Roman" w:cs="Times New Roman"/>
                <w:b/>
                <w:bCs/>
              </w:rPr>
              <w:t>Impacto esperado</w:t>
            </w:r>
          </w:p>
        </w:tc>
        <w:tc>
          <w:tcPr>
            <w:tcW w:w="3507" w:type="dxa"/>
            <w:tcBorders>
              <w:top w:val="nil"/>
              <w:left w:val="nil"/>
              <w:bottom w:val="nil"/>
              <w:right w:val="nil"/>
            </w:tcBorders>
            <w:tcMar>
              <w:top w:w="100" w:type="dxa"/>
              <w:left w:w="100" w:type="dxa"/>
              <w:bottom w:w="100" w:type="dxa"/>
              <w:right w:w="100" w:type="dxa"/>
            </w:tcMar>
          </w:tcPr>
          <w:p w14:paraId="0849F2A2" w14:textId="77777777" w:rsidR="00496106" w:rsidRDefault="007A406B">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Indicador verificable</w:t>
            </w:r>
          </w:p>
        </w:tc>
        <w:tc>
          <w:tcPr>
            <w:tcW w:w="2792" w:type="dxa"/>
            <w:tcBorders>
              <w:top w:val="nil"/>
              <w:left w:val="nil"/>
              <w:bottom w:val="nil"/>
              <w:right w:val="nil"/>
            </w:tcBorders>
            <w:tcMar>
              <w:top w:w="100" w:type="dxa"/>
              <w:left w:w="100" w:type="dxa"/>
              <w:bottom w:w="100" w:type="dxa"/>
              <w:right w:w="100" w:type="dxa"/>
            </w:tcMar>
          </w:tcPr>
          <w:p w14:paraId="0849F2A3" w14:textId="77777777" w:rsidR="00496106" w:rsidRDefault="007A406B">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bCs/>
              </w:rPr>
              <w:t>Supuestos</w:t>
            </w:r>
          </w:p>
        </w:tc>
      </w:tr>
      <w:tr w:rsidR="00496106" w14:paraId="0849F2A9" w14:textId="77777777">
        <w:trPr>
          <w:trHeight w:val="1340"/>
        </w:trPr>
        <w:tc>
          <w:tcPr>
            <w:tcW w:w="3060" w:type="dxa"/>
            <w:tcBorders>
              <w:top w:val="nil"/>
              <w:left w:val="nil"/>
              <w:bottom w:val="nil"/>
              <w:right w:val="nil"/>
            </w:tcBorders>
            <w:tcMar>
              <w:top w:w="100" w:type="dxa"/>
              <w:left w:w="100" w:type="dxa"/>
              <w:bottom w:w="100" w:type="dxa"/>
              <w:right w:w="100" w:type="dxa"/>
            </w:tcMar>
          </w:tcPr>
          <w:p w14:paraId="0849F2A5"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Impacto académico</w:t>
            </w:r>
            <w:r>
              <w:rPr>
                <w:rFonts w:ascii="Times New Roman" w:eastAsia="Times New Roman" w:hAnsi="Times New Roman" w:cs="Times New Roman"/>
              </w:rPr>
              <w:t>: Mayor objetividad y consistencia en los procesos de homologación.</w:t>
            </w:r>
          </w:p>
        </w:tc>
        <w:tc>
          <w:tcPr>
            <w:tcW w:w="3507" w:type="dxa"/>
            <w:tcBorders>
              <w:top w:val="nil"/>
              <w:left w:val="nil"/>
              <w:bottom w:val="nil"/>
              <w:right w:val="nil"/>
            </w:tcBorders>
            <w:tcMar>
              <w:top w:w="100" w:type="dxa"/>
              <w:left w:w="100" w:type="dxa"/>
              <w:bottom w:w="100" w:type="dxa"/>
              <w:right w:w="100" w:type="dxa"/>
            </w:tcMar>
          </w:tcPr>
          <w:p w14:paraId="0849F2A6"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Reducción en las inconsistencias detectadas.</w:t>
            </w:r>
          </w:p>
          <w:p w14:paraId="0849F2A7"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Homologaciones realizadas con criterios estandarizados.</w:t>
            </w:r>
          </w:p>
        </w:tc>
        <w:tc>
          <w:tcPr>
            <w:tcW w:w="2792" w:type="dxa"/>
            <w:tcBorders>
              <w:top w:val="nil"/>
              <w:left w:val="nil"/>
              <w:bottom w:val="nil"/>
              <w:right w:val="nil"/>
            </w:tcBorders>
            <w:tcMar>
              <w:top w:w="100" w:type="dxa"/>
              <w:left w:w="100" w:type="dxa"/>
              <w:bottom w:w="100" w:type="dxa"/>
              <w:right w:w="100" w:type="dxa"/>
            </w:tcMar>
          </w:tcPr>
          <w:p w14:paraId="0849F2A8"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La Facultad adopta el sistema como herramienta oficial.</w:t>
            </w:r>
          </w:p>
        </w:tc>
      </w:tr>
      <w:tr w:rsidR="00496106" w14:paraId="0849F2AE" w14:textId="77777777">
        <w:trPr>
          <w:trHeight w:val="1340"/>
        </w:trPr>
        <w:tc>
          <w:tcPr>
            <w:tcW w:w="3060" w:type="dxa"/>
            <w:tcBorders>
              <w:top w:val="nil"/>
              <w:left w:val="nil"/>
              <w:bottom w:val="nil"/>
              <w:right w:val="nil"/>
            </w:tcBorders>
            <w:tcMar>
              <w:top w:w="100" w:type="dxa"/>
              <w:left w:w="100" w:type="dxa"/>
              <w:bottom w:w="100" w:type="dxa"/>
              <w:right w:w="100" w:type="dxa"/>
            </w:tcMar>
          </w:tcPr>
          <w:p w14:paraId="0849F2AA"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lastRenderedPageBreak/>
              <w:t>Impacto tecnológico</w:t>
            </w:r>
            <w:r>
              <w:rPr>
                <w:rFonts w:ascii="Times New Roman" w:eastAsia="Times New Roman" w:hAnsi="Times New Roman" w:cs="Times New Roman"/>
              </w:rPr>
              <w:t>: Integración de IA, OCR y NLP en procesos institucionales.</w:t>
            </w:r>
          </w:p>
        </w:tc>
        <w:tc>
          <w:tcPr>
            <w:tcW w:w="3507" w:type="dxa"/>
            <w:tcBorders>
              <w:top w:val="nil"/>
              <w:left w:val="nil"/>
              <w:bottom w:val="nil"/>
              <w:right w:val="nil"/>
            </w:tcBorders>
            <w:tcMar>
              <w:top w:w="100" w:type="dxa"/>
              <w:left w:w="100" w:type="dxa"/>
              <w:bottom w:w="100" w:type="dxa"/>
              <w:right w:w="100" w:type="dxa"/>
            </w:tcMar>
          </w:tcPr>
          <w:p w14:paraId="0849F2AB"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Sistema ampliado funcionando correctamente.</w:t>
            </w:r>
          </w:p>
          <w:p w14:paraId="0849F2AC"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Nuevas funcionalidades integradas.</w:t>
            </w:r>
          </w:p>
        </w:tc>
        <w:tc>
          <w:tcPr>
            <w:tcW w:w="2792" w:type="dxa"/>
            <w:tcBorders>
              <w:top w:val="nil"/>
              <w:left w:val="nil"/>
              <w:bottom w:val="nil"/>
              <w:right w:val="nil"/>
            </w:tcBorders>
            <w:tcMar>
              <w:top w:w="100" w:type="dxa"/>
              <w:left w:w="100" w:type="dxa"/>
              <w:bottom w:w="100" w:type="dxa"/>
              <w:right w:w="100" w:type="dxa"/>
            </w:tcMar>
          </w:tcPr>
          <w:p w14:paraId="0849F2AD"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Disponibilidad de infraestructura tecnológica adecuada.</w:t>
            </w:r>
          </w:p>
        </w:tc>
      </w:tr>
      <w:tr w:rsidR="00496106" w14:paraId="0849F2B2" w14:textId="77777777">
        <w:trPr>
          <w:trHeight w:val="1340"/>
        </w:trPr>
        <w:tc>
          <w:tcPr>
            <w:tcW w:w="3060" w:type="dxa"/>
            <w:tcBorders>
              <w:top w:val="nil"/>
              <w:left w:val="nil"/>
              <w:bottom w:val="nil"/>
              <w:right w:val="nil"/>
            </w:tcBorders>
            <w:tcMar>
              <w:top w:w="100" w:type="dxa"/>
              <w:left w:w="100" w:type="dxa"/>
              <w:bottom w:w="100" w:type="dxa"/>
              <w:right w:w="100" w:type="dxa"/>
            </w:tcMar>
          </w:tcPr>
          <w:p w14:paraId="0849F2AF" w14:textId="0FF8297E"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Impacto educativo</w:t>
            </w:r>
            <w:r>
              <w:rPr>
                <w:rFonts w:ascii="Times New Roman" w:eastAsia="Times New Roman" w:hAnsi="Times New Roman" w:cs="Times New Roman"/>
              </w:rPr>
              <w:t>: Agilización en la aprobación de cursos Open</w:t>
            </w:r>
            <w:r w:rsidR="00656E75">
              <w:rPr>
                <w:rFonts w:ascii="Times New Roman" w:eastAsia="Times New Roman" w:hAnsi="Times New Roman" w:cs="Times New Roman"/>
              </w:rPr>
              <w:t>e</w:t>
            </w:r>
            <w:r>
              <w:rPr>
                <w:rFonts w:ascii="Times New Roman" w:eastAsia="Times New Roman" w:hAnsi="Times New Roman" w:cs="Times New Roman"/>
              </w:rPr>
              <w:t>d</w:t>
            </w:r>
            <w:r w:rsidR="00656E75">
              <w:rPr>
                <w:rFonts w:ascii="Times New Roman" w:eastAsia="Times New Roman" w:hAnsi="Times New Roman" w:cs="Times New Roman"/>
              </w:rPr>
              <w:t>, ESRI</w:t>
            </w:r>
            <w:r>
              <w:rPr>
                <w:rFonts w:ascii="Times New Roman" w:eastAsia="Times New Roman" w:hAnsi="Times New Roman" w:cs="Times New Roman"/>
              </w:rPr>
              <w:t xml:space="preserve"> y asignaturas externas.</w:t>
            </w:r>
          </w:p>
        </w:tc>
        <w:tc>
          <w:tcPr>
            <w:tcW w:w="3507" w:type="dxa"/>
            <w:tcBorders>
              <w:top w:val="nil"/>
              <w:left w:val="nil"/>
              <w:bottom w:val="nil"/>
              <w:right w:val="nil"/>
            </w:tcBorders>
            <w:tcMar>
              <w:top w:w="100" w:type="dxa"/>
              <w:left w:w="100" w:type="dxa"/>
              <w:bottom w:w="100" w:type="dxa"/>
              <w:right w:w="100" w:type="dxa"/>
            </w:tcMar>
          </w:tcPr>
          <w:p w14:paraId="0849F2B0"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Reducción de tiempos de respuesta.</w:t>
            </w:r>
          </w:p>
        </w:tc>
        <w:tc>
          <w:tcPr>
            <w:tcW w:w="2792" w:type="dxa"/>
            <w:tcBorders>
              <w:top w:val="nil"/>
              <w:left w:val="nil"/>
              <w:bottom w:val="nil"/>
              <w:right w:val="nil"/>
            </w:tcBorders>
            <w:tcMar>
              <w:top w:w="100" w:type="dxa"/>
              <w:left w:w="100" w:type="dxa"/>
              <w:bottom w:w="100" w:type="dxa"/>
              <w:right w:w="100" w:type="dxa"/>
            </w:tcMar>
          </w:tcPr>
          <w:p w14:paraId="0849F2B1"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Los estudiantes siguen utilizando OpenEd como complemento académico.</w:t>
            </w:r>
          </w:p>
        </w:tc>
      </w:tr>
      <w:tr w:rsidR="00496106" w14:paraId="0849F2B7" w14:textId="77777777">
        <w:trPr>
          <w:trHeight w:val="1340"/>
        </w:trPr>
        <w:tc>
          <w:tcPr>
            <w:tcW w:w="3060" w:type="dxa"/>
            <w:tcBorders>
              <w:top w:val="nil"/>
              <w:left w:val="nil"/>
              <w:bottom w:val="nil"/>
              <w:right w:val="nil"/>
            </w:tcBorders>
            <w:tcMar>
              <w:top w:w="100" w:type="dxa"/>
              <w:left w:w="100" w:type="dxa"/>
              <w:bottom w:w="100" w:type="dxa"/>
              <w:right w:w="100" w:type="dxa"/>
            </w:tcMar>
          </w:tcPr>
          <w:p w14:paraId="0849F2B3"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Impacto social</w:t>
            </w:r>
            <w:r>
              <w:rPr>
                <w:rFonts w:ascii="Times New Roman" w:eastAsia="Times New Roman" w:hAnsi="Times New Roman" w:cs="Times New Roman"/>
              </w:rPr>
              <w:t>: Mejor experiencia para los estudiantes y reducción de trámites presenciales.</w:t>
            </w:r>
          </w:p>
        </w:tc>
        <w:tc>
          <w:tcPr>
            <w:tcW w:w="3507" w:type="dxa"/>
            <w:tcBorders>
              <w:top w:val="nil"/>
              <w:left w:val="nil"/>
              <w:bottom w:val="nil"/>
              <w:right w:val="nil"/>
            </w:tcBorders>
            <w:tcMar>
              <w:top w:w="100" w:type="dxa"/>
              <w:left w:w="100" w:type="dxa"/>
              <w:bottom w:w="100" w:type="dxa"/>
              <w:right w:w="100" w:type="dxa"/>
            </w:tcMar>
          </w:tcPr>
          <w:p w14:paraId="0849F2B4"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Mayor satisfacción estudiantil.</w:t>
            </w:r>
          </w:p>
          <w:p w14:paraId="0849F2B5"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Menos visitas presenciales para homologación.</w:t>
            </w:r>
          </w:p>
        </w:tc>
        <w:tc>
          <w:tcPr>
            <w:tcW w:w="2792" w:type="dxa"/>
            <w:tcBorders>
              <w:top w:val="nil"/>
              <w:left w:val="nil"/>
              <w:bottom w:val="nil"/>
              <w:right w:val="nil"/>
            </w:tcBorders>
            <w:tcMar>
              <w:top w:w="100" w:type="dxa"/>
              <w:left w:w="100" w:type="dxa"/>
              <w:bottom w:w="100" w:type="dxa"/>
              <w:right w:w="100" w:type="dxa"/>
            </w:tcMar>
          </w:tcPr>
          <w:p w14:paraId="0849F2B6"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Políticas institucionales de digitalización se mantienen.</w:t>
            </w:r>
          </w:p>
        </w:tc>
      </w:tr>
      <w:tr w:rsidR="00496106" w14:paraId="0849F2BC" w14:textId="77777777">
        <w:trPr>
          <w:trHeight w:val="1055"/>
        </w:trPr>
        <w:tc>
          <w:tcPr>
            <w:tcW w:w="3060" w:type="dxa"/>
            <w:tcBorders>
              <w:top w:val="nil"/>
              <w:left w:val="nil"/>
              <w:bottom w:val="nil"/>
              <w:right w:val="nil"/>
            </w:tcBorders>
            <w:tcMar>
              <w:top w:w="100" w:type="dxa"/>
              <w:left w:w="100" w:type="dxa"/>
              <w:bottom w:w="100" w:type="dxa"/>
              <w:right w:w="100" w:type="dxa"/>
            </w:tcMar>
          </w:tcPr>
          <w:p w14:paraId="0849F2B8"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Impacto económico</w:t>
            </w:r>
            <w:r>
              <w:rPr>
                <w:rFonts w:ascii="Times New Roman" w:eastAsia="Times New Roman" w:hAnsi="Times New Roman" w:cs="Times New Roman"/>
              </w:rPr>
              <w:t>: Optimización del recurso administrativo.</w:t>
            </w:r>
          </w:p>
        </w:tc>
        <w:tc>
          <w:tcPr>
            <w:tcW w:w="3507" w:type="dxa"/>
            <w:tcBorders>
              <w:top w:val="nil"/>
              <w:left w:val="nil"/>
              <w:bottom w:val="nil"/>
              <w:right w:val="nil"/>
            </w:tcBorders>
            <w:tcMar>
              <w:top w:w="100" w:type="dxa"/>
              <w:left w:w="100" w:type="dxa"/>
              <w:bottom w:w="100" w:type="dxa"/>
              <w:right w:w="100" w:type="dxa"/>
            </w:tcMar>
          </w:tcPr>
          <w:p w14:paraId="0849F2B9"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Reducción de horas operativas dedicadas al proceso.</w:t>
            </w:r>
          </w:p>
          <w:p w14:paraId="0849F2BA"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Ahorro en manejo de documentos.</w:t>
            </w:r>
          </w:p>
        </w:tc>
        <w:tc>
          <w:tcPr>
            <w:tcW w:w="2792" w:type="dxa"/>
            <w:tcBorders>
              <w:top w:val="nil"/>
              <w:left w:val="nil"/>
              <w:bottom w:val="nil"/>
              <w:right w:val="nil"/>
            </w:tcBorders>
            <w:tcMar>
              <w:top w:w="100" w:type="dxa"/>
              <w:left w:w="100" w:type="dxa"/>
              <w:bottom w:w="100" w:type="dxa"/>
              <w:right w:w="100" w:type="dxa"/>
            </w:tcMar>
          </w:tcPr>
          <w:p w14:paraId="0849F2BB"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La universidad mantiene el soporte del sistema.</w:t>
            </w:r>
          </w:p>
        </w:tc>
      </w:tr>
      <w:tr w:rsidR="00496106" w14:paraId="0849F2C1" w14:textId="77777777">
        <w:trPr>
          <w:trHeight w:val="1340"/>
        </w:trPr>
        <w:tc>
          <w:tcPr>
            <w:tcW w:w="3060" w:type="dxa"/>
            <w:tcBorders>
              <w:top w:val="nil"/>
              <w:left w:val="nil"/>
              <w:bottom w:val="nil"/>
              <w:right w:val="nil"/>
            </w:tcBorders>
            <w:tcMar>
              <w:top w:w="100" w:type="dxa"/>
              <w:left w:w="100" w:type="dxa"/>
              <w:bottom w:w="100" w:type="dxa"/>
              <w:right w:w="100" w:type="dxa"/>
            </w:tcMar>
          </w:tcPr>
          <w:p w14:paraId="0849F2BD"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b/>
                <w:bCs/>
              </w:rPr>
              <w:t>Impacto en innovación</w:t>
            </w:r>
            <w:r>
              <w:rPr>
                <w:rFonts w:ascii="Times New Roman" w:eastAsia="Times New Roman" w:hAnsi="Times New Roman" w:cs="Times New Roman"/>
              </w:rPr>
              <w:t>: Uso institucional de IA para toma de decisiones académicas.</w:t>
            </w:r>
          </w:p>
        </w:tc>
        <w:tc>
          <w:tcPr>
            <w:tcW w:w="3507" w:type="dxa"/>
            <w:tcBorders>
              <w:top w:val="nil"/>
              <w:left w:val="nil"/>
              <w:bottom w:val="nil"/>
              <w:right w:val="nil"/>
            </w:tcBorders>
            <w:tcMar>
              <w:top w:w="100" w:type="dxa"/>
              <w:left w:w="100" w:type="dxa"/>
              <w:bottom w:w="100" w:type="dxa"/>
              <w:right w:w="100" w:type="dxa"/>
            </w:tcMar>
          </w:tcPr>
          <w:p w14:paraId="0849F2BE"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 Inclusión del sistema en estrategias de innovación.</w:t>
            </w:r>
          </w:p>
          <w:p w14:paraId="0849F2BF"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Replicación del modelo en otras áreas.</w:t>
            </w:r>
          </w:p>
        </w:tc>
        <w:tc>
          <w:tcPr>
            <w:tcW w:w="2792" w:type="dxa"/>
            <w:tcBorders>
              <w:top w:val="nil"/>
              <w:left w:val="nil"/>
              <w:bottom w:val="nil"/>
              <w:right w:val="nil"/>
            </w:tcBorders>
            <w:tcMar>
              <w:top w:w="100" w:type="dxa"/>
              <w:left w:w="100" w:type="dxa"/>
              <w:bottom w:w="100" w:type="dxa"/>
              <w:right w:w="100" w:type="dxa"/>
            </w:tcMar>
          </w:tcPr>
          <w:p w14:paraId="0849F2C0" w14:textId="77777777" w:rsidR="00496106" w:rsidRDefault="007A406B">
            <w:pPr>
              <w:spacing w:after="0" w:line="480" w:lineRule="auto"/>
              <w:rPr>
                <w:rFonts w:ascii="Times New Roman" w:eastAsia="Times New Roman" w:hAnsi="Times New Roman" w:cs="Times New Roman"/>
              </w:rPr>
            </w:pPr>
            <w:r>
              <w:rPr>
                <w:rFonts w:ascii="Times New Roman" w:eastAsia="Times New Roman" w:hAnsi="Times New Roman" w:cs="Times New Roman"/>
              </w:rPr>
              <w:t>Disposición institucional para ampliar la automatización.</w:t>
            </w:r>
            <w:commentRangeEnd w:id="40"/>
            <w:r w:rsidR="00656E75">
              <w:rPr>
                <w:rStyle w:val="Refdecomentario"/>
              </w:rPr>
              <w:commentReference w:id="40"/>
            </w:r>
          </w:p>
        </w:tc>
      </w:tr>
    </w:tbl>
    <w:p w14:paraId="0849F2C2" w14:textId="77777777" w:rsidR="00496106" w:rsidRDefault="00496106">
      <w:pPr>
        <w:pBdr>
          <w:top w:val="nil"/>
          <w:left w:val="nil"/>
          <w:bottom w:val="nil"/>
          <w:right w:val="nil"/>
          <w:between w:val="nil"/>
        </w:pBdr>
        <w:spacing w:after="0" w:line="480" w:lineRule="auto"/>
        <w:rPr>
          <w:rFonts w:ascii="Times New Roman" w:eastAsia="Times New Roman" w:hAnsi="Times New Roman" w:cs="Times New Roman"/>
        </w:rPr>
        <w:sectPr w:rsidR="00496106">
          <w:pgSz w:w="12240" w:h="15840"/>
          <w:pgMar w:top="1440" w:right="1440" w:bottom="1440" w:left="1440" w:header="709" w:footer="709" w:gutter="0"/>
          <w:cols w:space="720"/>
          <w:titlePg/>
        </w:sectPr>
      </w:pPr>
    </w:p>
    <w:p w14:paraId="0849F2C3" w14:textId="77777777" w:rsidR="00496106" w:rsidRDefault="007A406B">
      <w:pPr>
        <w:pStyle w:val="Ttulo1"/>
        <w:numPr>
          <w:ilvl w:val="0"/>
          <w:numId w:val="4"/>
        </w:numPr>
      </w:pPr>
      <w:bookmarkStart w:id="41" w:name="_7rtf9n9pbtzm" w:colFirst="0" w:colLast="0"/>
      <w:bookmarkEnd w:id="41"/>
      <w:r>
        <w:lastRenderedPageBreak/>
        <w:t>Cronograma</w:t>
      </w:r>
    </w:p>
    <w:p w14:paraId="0849F2C4" w14:textId="77777777" w:rsidR="00496106" w:rsidRDefault="007A406B">
      <w:pPr>
        <w:spacing w:after="0" w:line="480" w:lineRule="auto"/>
        <w:rPr>
          <w:rFonts w:ascii="Times New Roman" w:eastAsia="Times New Roman" w:hAnsi="Times New Roman" w:cs="Times New Roman"/>
        </w:rPr>
      </w:pPr>
      <w:bookmarkStart w:id="42" w:name="_7d2ss6wtj8f9" w:colFirst="0" w:colLast="0"/>
      <w:bookmarkEnd w:id="42"/>
      <w:r>
        <w:rPr>
          <w:rFonts w:ascii="Times New Roman" w:eastAsia="Times New Roman" w:hAnsi="Times New Roman" w:cs="Times New Roman"/>
          <w:b/>
          <w:bCs/>
          <w:sz w:val="24"/>
          <w:szCs w:val="24"/>
        </w:rPr>
        <w:t>Tabla 3</w:t>
      </w:r>
    </w:p>
    <w:tbl>
      <w:tblPr>
        <w:tblStyle w:val="a1"/>
        <w:tblW w:w="9900" w:type="dxa"/>
        <w:tblInd w:w="-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5865"/>
        <w:gridCol w:w="1290"/>
      </w:tblGrid>
      <w:tr w:rsidR="00496106" w14:paraId="0849F2C8" w14:textId="77777777">
        <w:trPr>
          <w:trHeight w:val="534"/>
        </w:trPr>
        <w:tc>
          <w:tcPr>
            <w:tcW w:w="2745" w:type="dxa"/>
            <w:tcMar>
              <w:top w:w="100" w:type="dxa"/>
              <w:left w:w="100" w:type="dxa"/>
              <w:bottom w:w="100" w:type="dxa"/>
              <w:right w:w="100" w:type="dxa"/>
            </w:tcMar>
          </w:tcPr>
          <w:p w14:paraId="0849F2C5"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FASE</w:t>
            </w:r>
          </w:p>
        </w:tc>
        <w:tc>
          <w:tcPr>
            <w:tcW w:w="5865" w:type="dxa"/>
            <w:tcMar>
              <w:top w:w="100" w:type="dxa"/>
              <w:left w:w="100" w:type="dxa"/>
              <w:bottom w:w="100" w:type="dxa"/>
              <w:right w:w="100" w:type="dxa"/>
            </w:tcMar>
          </w:tcPr>
          <w:p w14:paraId="0849F2C6"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ACTIVIDADES</w:t>
            </w:r>
          </w:p>
        </w:tc>
        <w:tc>
          <w:tcPr>
            <w:tcW w:w="1290" w:type="dxa"/>
            <w:tcMar>
              <w:top w:w="100" w:type="dxa"/>
              <w:left w:w="100" w:type="dxa"/>
              <w:bottom w:w="100" w:type="dxa"/>
              <w:right w:w="100" w:type="dxa"/>
            </w:tcMar>
          </w:tcPr>
          <w:p w14:paraId="0849F2C7"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MES</w:t>
            </w:r>
          </w:p>
        </w:tc>
      </w:tr>
      <w:tr w:rsidR="00496106" w14:paraId="0849F2CF" w14:textId="77777777">
        <w:tc>
          <w:tcPr>
            <w:tcW w:w="2745" w:type="dxa"/>
            <w:tcMar>
              <w:top w:w="100" w:type="dxa"/>
              <w:left w:w="100" w:type="dxa"/>
              <w:bottom w:w="100" w:type="dxa"/>
              <w:right w:w="100" w:type="dxa"/>
            </w:tcMar>
          </w:tcPr>
          <w:p w14:paraId="0849F2C9"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Fase 1: Análisis del sistema existente</w:t>
            </w:r>
          </w:p>
        </w:tc>
        <w:tc>
          <w:tcPr>
            <w:tcW w:w="5865" w:type="dxa"/>
            <w:tcMar>
              <w:top w:w="100" w:type="dxa"/>
              <w:left w:w="100" w:type="dxa"/>
              <w:bottom w:w="100" w:type="dxa"/>
              <w:right w:w="100" w:type="dxa"/>
            </w:tcMar>
          </w:tcPr>
          <w:p w14:paraId="0849F2CA"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Revisión del desarrollo actual.</w:t>
            </w:r>
          </w:p>
          <w:p w14:paraId="0849F2CB"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 de módulos implementados.</w:t>
            </w:r>
          </w:p>
          <w:p w14:paraId="0849F2CC"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Diagnóstico de limitaciones.</w:t>
            </w:r>
          </w:p>
          <w:p w14:paraId="0849F2CD"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Informe de requerimientos adicionales.</w:t>
            </w:r>
          </w:p>
        </w:tc>
        <w:tc>
          <w:tcPr>
            <w:tcW w:w="1290" w:type="dxa"/>
            <w:tcMar>
              <w:top w:w="100" w:type="dxa"/>
              <w:left w:w="100" w:type="dxa"/>
              <w:bottom w:w="100" w:type="dxa"/>
              <w:right w:w="100" w:type="dxa"/>
            </w:tcMar>
          </w:tcPr>
          <w:p w14:paraId="0849F2CE"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496106" w14:paraId="0849F2D6" w14:textId="77777777">
        <w:tc>
          <w:tcPr>
            <w:tcW w:w="2745" w:type="dxa"/>
            <w:tcMar>
              <w:top w:w="100" w:type="dxa"/>
              <w:left w:w="100" w:type="dxa"/>
              <w:bottom w:w="100" w:type="dxa"/>
              <w:right w:w="100" w:type="dxa"/>
            </w:tcMar>
          </w:tcPr>
          <w:p w14:paraId="0849F2D0"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Fase 2: Módulo OpenEd (Diseño)</w:t>
            </w:r>
          </w:p>
        </w:tc>
        <w:tc>
          <w:tcPr>
            <w:tcW w:w="5865" w:type="dxa"/>
            <w:tcMar>
              <w:top w:w="100" w:type="dxa"/>
              <w:left w:w="100" w:type="dxa"/>
              <w:bottom w:w="100" w:type="dxa"/>
              <w:right w:w="100" w:type="dxa"/>
            </w:tcMar>
          </w:tcPr>
          <w:p w14:paraId="0849F2D1" w14:textId="77777777" w:rsidR="00496106" w:rsidRDefault="007A40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Recolección de certificados PDF.</w:t>
            </w:r>
          </w:p>
          <w:p w14:paraId="0849F2D2" w14:textId="77777777" w:rsidR="00496106" w:rsidRDefault="007A40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 criterios de extracción.</w:t>
            </w:r>
          </w:p>
          <w:p w14:paraId="0849F2D3" w14:textId="77777777" w:rsidR="00496106" w:rsidRDefault="007A40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del flujo OCR + NLP.</w:t>
            </w:r>
          </w:p>
          <w:p w14:paraId="0849F2D4" w14:textId="77777777" w:rsidR="00496106" w:rsidRDefault="007A406B">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Prototipo inicial del módulo.</w:t>
            </w:r>
          </w:p>
        </w:tc>
        <w:tc>
          <w:tcPr>
            <w:tcW w:w="1290" w:type="dxa"/>
            <w:tcMar>
              <w:top w:w="100" w:type="dxa"/>
              <w:left w:w="100" w:type="dxa"/>
              <w:bottom w:w="100" w:type="dxa"/>
              <w:right w:w="100" w:type="dxa"/>
            </w:tcMar>
          </w:tcPr>
          <w:p w14:paraId="0849F2D5"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96106" w14:paraId="0849F2DD" w14:textId="77777777">
        <w:tc>
          <w:tcPr>
            <w:tcW w:w="2745" w:type="dxa"/>
            <w:tcMar>
              <w:top w:w="100" w:type="dxa"/>
              <w:left w:w="100" w:type="dxa"/>
              <w:bottom w:w="100" w:type="dxa"/>
              <w:right w:w="100" w:type="dxa"/>
            </w:tcMar>
          </w:tcPr>
          <w:p w14:paraId="0849F2D7"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Fase 2: Módulo OpenEd (Implementación)</w:t>
            </w:r>
          </w:p>
        </w:tc>
        <w:tc>
          <w:tcPr>
            <w:tcW w:w="5865" w:type="dxa"/>
            <w:tcMar>
              <w:top w:w="100" w:type="dxa"/>
              <w:left w:w="100" w:type="dxa"/>
              <w:bottom w:w="100" w:type="dxa"/>
              <w:right w:w="100" w:type="dxa"/>
            </w:tcMar>
          </w:tcPr>
          <w:p w14:paraId="0849F2D8"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del módulo.</w:t>
            </w:r>
          </w:p>
          <w:p w14:paraId="0849F2D9"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de OCR.</w:t>
            </w:r>
          </w:p>
          <w:p w14:paraId="0849F2DA"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Procesamiento con NLP.</w:t>
            </w:r>
          </w:p>
          <w:p w14:paraId="0849F2DB"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automática de resoluciones digitales.</w:t>
            </w:r>
          </w:p>
        </w:tc>
        <w:tc>
          <w:tcPr>
            <w:tcW w:w="1290" w:type="dxa"/>
            <w:tcMar>
              <w:top w:w="100" w:type="dxa"/>
              <w:left w:w="100" w:type="dxa"/>
              <w:bottom w:w="100" w:type="dxa"/>
              <w:right w:w="100" w:type="dxa"/>
            </w:tcMar>
          </w:tcPr>
          <w:p w14:paraId="0849F2DC"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96106" w14:paraId="0849F2E4" w14:textId="77777777">
        <w:tc>
          <w:tcPr>
            <w:tcW w:w="2745" w:type="dxa"/>
            <w:tcMar>
              <w:top w:w="100" w:type="dxa"/>
              <w:left w:w="100" w:type="dxa"/>
              <w:bottom w:w="100" w:type="dxa"/>
              <w:right w:w="100" w:type="dxa"/>
            </w:tcMar>
          </w:tcPr>
          <w:p w14:paraId="0849F2DE"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Fase 3: Documentos externos (Evaluación)</w:t>
            </w:r>
          </w:p>
        </w:tc>
        <w:tc>
          <w:tcPr>
            <w:tcW w:w="5865" w:type="dxa"/>
            <w:tcMar>
              <w:top w:w="100" w:type="dxa"/>
              <w:left w:w="100" w:type="dxa"/>
              <w:bottom w:w="100" w:type="dxa"/>
              <w:right w:w="100" w:type="dxa"/>
            </w:tcMar>
          </w:tcPr>
          <w:p w14:paraId="0849F2DF"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del módulo existente en la facultad.</w:t>
            </w:r>
          </w:p>
          <w:p w14:paraId="0849F2E0"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precisión y confiabilidad.</w:t>
            </w:r>
          </w:p>
          <w:p w14:paraId="0849F2E1"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Ajustes o sustitución por técnicas semánticas avanzadas.</w:t>
            </w:r>
          </w:p>
          <w:p w14:paraId="0849F2E2"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al sistema ampliado.</w:t>
            </w:r>
          </w:p>
        </w:tc>
        <w:tc>
          <w:tcPr>
            <w:tcW w:w="1290" w:type="dxa"/>
            <w:tcMar>
              <w:top w:w="100" w:type="dxa"/>
              <w:left w:w="100" w:type="dxa"/>
              <w:bottom w:w="100" w:type="dxa"/>
              <w:right w:w="100" w:type="dxa"/>
            </w:tcMar>
          </w:tcPr>
          <w:p w14:paraId="0849F2E3"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96106" w14:paraId="0849F2EB" w14:textId="77777777">
        <w:tc>
          <w:tcPr>
            <w:tcW w:w="2745" w:type="dxa"/>
            <w:tcMar>
              <w:top w:w="100" w:type="dxa"/>
              <w:left w:w="100" w:type="dxa"/>
              <w:bottom w:w="100" w:type="dxa"/>
              <w:right w:w="100" w:type="dxa"/>
            </w:tcMar>
          </w:tcPr>
          <w:p w14:paraId="0849F2E5"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Fase 3: Documentos externos (Mejora e integración)</w:t>
            </w:r>
          </w:p>
        </w:tc>
        <w:tc>
          <w:tcPr>
            <w:tcW w:w="5865" w:type="dxa"/>
            <w:tcMar>
              <w:top w:w="100" w:type="dxa"/>
              <w:left w:w="100" w:type="dxa"/>
              <w:bottom w:w="100" w:type="dxa"/>
              <w:right w:w="100" w:type="dxa"/>
            </w:tcMar>
          </w:tcPr>
          <w:p w14:paraId="0849F2E6"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Optimización del algoritmo de similitud.</w:t>
            </w:r>
          </w:p>
          <w:p w14:paraId="0849F2E7"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criterios objetivos.</w:t>
            </w:r>
          </w:p>
          <w:p w14:paraId="0849F2E8"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 de resoluciones en la BD institucional.</w:t>
            </w:r>
          </w:p>
          <w:p w14:paraId="0849F2E9"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Documentación técnica del módulo.</w:t>
            </w:r>
          </w:p>
        </w:tc>
        <w:tc>
          <w:tcPr>
            <w:tcW w:w="1290" w:type="dxa"/>
            <w:tcMar>
              <w:top w:w="100" w:type="dxa"/>
              <w:left w:w="100" w:type="dxa"/>
              <w:bottom w:w="100" w:type="dxa"/>
              <w:right w:w="100" w:type="dxa"/>
            </w:tcMar>
          </w:tcPr>
          <w:p w14:paraId="0849F2EA"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r>
      <w:tr w:rsidR="00496106" w14:paraId="0849F2F3" w14:textId="77777777">
        <w:tc>
          <w:tcPr>
            <w:tcW w:w="2745" w:type="dxa"/>
            <w:tcMar>
              <w:top w:w="100" w:type="dxa"/>
              <w:left w:w="100" w:type="dxa"/>
              <w:bottom w:w="100" w:type="dxa"/>
              <w:right w:w="100" w:type="dxa"/>
            </w:tcMar>
          </w:tcPr>
          <w:p w14:paraId="0849F2EC"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Fase 4: Validación del sistema ampliado</w:t>
            </w:r>
          </w:p>
        </w:tc>
        <w:tc>
          <w:tcPr>
            <w:tcW w:w="5865" w:type="dxa"/>
            <w:tcMar>
              <w:top w:w="100" w:type="dxa"/>
              <w:left w:w="100" w:type="dxa"/>
              <w:bottom w:w="100" w:type="dxa"/>
              <w:right w:w="100" w:type="dxa"/>
            </w:tcMar>
          </w:tcPr>
          <w:p w14:paraId="0849F2ED"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Selección de casos reales.</w:t>
            </w:r>
          </w:p>
          <w:p w14:paraId="0849F2EE"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Pruebas funcionales.</w:t>
            </w:r>
          </w:p>
          <w:p w14:paraId="0849F2EF"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eficiencia y tiempos de respuesta.</w:t>
            </w:r>
          </w:p>
          <w:p w14:paraId="0849F2F0"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Retroalimentación con comité y secretaría.</w:t>
            </w:r>
          </w:p>
          <w:p w14:paraId="0849F2F1" w14:textId="77777777" w:rsidR="00496106" w:rsidRDefault="007A406B">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Ajustes finales y entrega del sistema.</w:t>
            </w:r>
          </w:p>
        </w:tc>
        <w:tc>
          <w:tcPr>
            <w:tcW w:w="1290" w:type="dxa"/>
            <w:tcMar>
              <w:top w:w="100" w:type="dxa"/>
              <w:left w:w="100" w:type="dxa"/>
              <w:bottom w:w="100" w:type="dxa"/>
              <w:right w:w="100" w:type="dxa"/>
            </w:tcMar>
          </w:tcPr>
          <w:p w14:paraId="0849F2F2" w14:textId="77777777" w:rsidR="00496106" w:rsidRDefault="007A406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bl>
    <w:p w14:paraId="0849F2F4" w14:textId="77777777" w:rsidR="00496106" w:rsidRDefault="00496106">
      <w:pPr>
        <w:pStyle w:val="Ttulo1"/>
        <w:ind w:firstLine="66"/>
        <w:sectPr w:rsidR="00496106">
          <w:headerReference w:type="even" r:id="rId18"/>
          <w:headerReference w:type="default" r:id="rId19"/>
          <w:headerReference w:type="first" r:id="rId20"/>
          <w:pgSz w:w="12240" w:h="15840"/>
          <w:pgMar w:top="1440" w:right="1440" w:bottom="1440" w:left="1440" w:header="709" w:footer="709" w:gutter="0"/>
          <w:cols w:space="720"/>
          <w:titlePg/>
        </w:sectPr>
      </w:pPr>
    </w:p>
    <w:p w14:paraId="0849F2F5" w14:textId="77777777" w:rsidR="00496106" w:rsidRDefault="007A406B">
      <w:pPr>
        <w:pStyle w:val="Ttulo1"/>
        <w:numPr>
          <w:ilvl w:val="0"/>
          <w:numId w:val="4"/>
        </w:numPr>
      </w:pPr>
      <w:bookmarkStart w:id="43" w:name="_ulvbqaqcy6dg" w:colFirst="0" w:colLast="0"/>
      <w:bookmarkEnd w:id="43"/>
      <w:commentRangeStart w:id="44"/>
      <w:r>
        <w:lastRenderedPageBreak/>
        <w:t>Referencias</w:t>
      </w:r>
      <w:commentRangeEnd w:id="44"/>
      <w:r>
        <w:rPr>
          <w:rStyle w:val="Refdecomentario"/>
          <w:rFonts w:ascii="Arial" w:eastAsia="Arial" w:hAnsi="Arial" w:cs="Arial"/>
          <w:b w:val="0"/>
          <w:bCs w:val="0"/>
        </w:rPr>
        <w:commentReference w:id="44"/>
      </w:r>
    </w:p>
    <w:p w14:paraId="0849F2F6" w14:textId="7A318D93" w:rsidR="00496106" w:rsidRPr="007555BF" w:rsidRDefault="007A406B">
      <w:pPr>
        <w:numPr>
          <w:ilvl w:val="0"/>
          <w:numId w:val="6"/>
        </w:numPr>
        <w:spacing w:after="0" w:line="480" w:lineRule="auto"/>
        <w:rPr>
          <w:rFonts w:ascii="Times New Roman" w:eastAsia="Times New Roman" w:hAnsi="Times New Roman" w:cs="Times New Roman"/>
          <w:sz w:val="24"/>
          <w:szCs w:val="24"/>
          <w:lang w:val="en-US"/>
        </w:rPr>
      </w:pPr>
      <w:commentRangeStart w:id="45"/>
      <w:r w:rsidRPr="000B7B1B">
        <w:rPr>
          <w:rFonts w:ascii="Times New Roman" w:eastAsia="Times New Roman" w:hAnsi="Times New Roman" w:cs="Times New Roman"/>
          <w:sz w:val="24"/>
          <w:szCs w:val="24"/>
          <w:lang w:val="en-US"/>
        </w:rPr>
        <w:t xml:space="preserve">Berryhill, J., Heang, K., Clogher, R., &amp; Kwon, H. (2019). </w:t>
      </w:r>
      <w:r w:rsidRPr="000B7B1B">
        <w:rPr>
          <w:rFonts w:ascii="Times New Roman" w:eastAsia="Times New Roman" w:hAnsi="Times New Roman" w:cs="Times New Roman"/>
          <w:i/>
          <w:iCs/>
          <w:sz w:val="24"/>
          <w:szCs w:val="24"/>
          <w:lang w:val="en-US"/>
        </w:rPr>
        <w:t>Hello, World: Artificial Intelligence and its use in the public sector</w:t>
      </w:r>
      <w:r w:rsidRPr="000B7B1B">
        <w:rPr>
          <w:rFonts w:ascii="Times New Roman" w:eastAsia="Times New Roman" w:hAnsi="Times New Roman" w:cs="Times New Roman"/>
          <w:sz w:val="24"/>
          <w:szCs w:val="24"/>
          <w:lang w:val="en-US"/>
        </w:rPr>
        <w:t xml:space="preserve">. OECD Working Papers on Public Governance, No. 36. </w:t>
      </w:r>
      <w:r w:rsidRPr="007555BF">
        <w:rPr>
          <w:rFonts w:ascii="Times New Roman" w:eastAsia="Times New Roman" w:hAnsi="Times New Roman" w:cs="Times New Roman"/>
          <w:sz w:val="24"/>
          <w:szCs w:val="24"/>
          <w:lang w:val="en-US"/>
        </w:rPr>
        <w:t>OECD Publishing</w:t>
      </w:r>
      <w:commentRangeEnd w:id="45"/>
      <w:r w:rsidR="00997A43">
        <w:rPr>
          <w:rStyle w:val="Refdecomentario"/>
        </w:rPr>
        <w:commentReference w:id="45"/>
      </w:r>
      <w:r w:rsidRPr="007555BF">
        <w:rPr>
          <w:rFonts w:ascii="Times New Roman" w:eastAsia="Times New Roman" w:hAnsi="Times New Roman" w:cs="Times New Roman"/>
          <w:sz w:val="24"/>
          <w:szCs w:val="24"/>
          <w:lang w:val="en-US"/>
        </w:rPr>
        <w:t>.</w:t>
      </w:r>
      <w:r w:rsidR="007555BF">
        <w:rPr>
          <w:lang w:val="en-US"/>
        </w:rPr>
        <w:t xml:space="preserve"> </w:t>
      </w:r>
      <w:hyperlink r:id="rId21" w:history="1">
        <w:r w:rsidR="007555BF" w:rsidRPr="005D49BA">
          <w:rPr>
            <w:rStyle w:val="Hipervnculo"/>
            <w:lang w:val="en-US"/>
          </w:rPr>
          <w:t>https://www.oecd.org/content/dam/oecd/en/publications/reports/2019/11/hello-world_7734f030/726fd39d-en.pdf</w:t>
        </w:r>
      </w:hyperlink>
      <w:r w:rsidR="000B7B1B" w:rsidRPr="007555BF">
        <w:rPr>
          <w:lang w:val="en-US"/>
        </w:rPr>
        <w:t xml:space="preserve"> </w:t>
      </w:r>
    </w:p>
    <w:p w14:paraId="3E5B474A" w14:textId="62EA5111" w:rsidR="000B7B1B" w:rsidRDefault="000B7B1B" w:rsidP="00B74B82">
      <w:pPr>
        <w:numPr>
          <w:ilvl w:val="0"/>
          <w:numId w:val="6"/>
        </w:numPr>
        <w:spacing w:after="0" w:line="480" w:lineRule="auto"/>
        <w:rPr>
          <w:rFonts w:ascii="Times New Roman" w:eastAsia="Times New Roman" w:hAnsi="Times New Roman" w:cs="Times New Roman"/>
          <w:sz w:val="24"/>
          <w:szCs w:val="24"/>
        </w:rPr>
      </w:pPr>
      <w:r w:rsidRPr="000B7B1B">
        <w:rPr>
          <w:rFonts w:ascii="Times New Roman" w:eastAsia="Times New Roman" w:hAnsi="Times New Roman" w:cs="Times New Roman"/>
          <w:sz w:val="24"/>
          <w:szCs w:val="24"/>
        </w:rPr>
        <w:t xml:space="preserve">Chávez Granizo, G. P., Castro </w:t>
      </w:r>
      <w:proofErr w:type="spellStart"/>
      <w:r w:rsidRPr="000B7B1B">
        <w:rPr>
          <w:rFonts w:ascii="Times New Roman" w:eastAsia="Times New Roman" w:hAnsi="Times New Roman" w:cs="Times New Roman"/>
          <w:sz w:val="24"/>
          <w:szCs w:val="24"/>
        </w:rPr>
        <w:t>Game</w:t>
      </w:r>
      <w:proofErr w:type="spellEnd"/>
      <w:r w:rsidRPr="000B7B1B">
        <w:rPr>
          <w:rFonts w:ascii="Times New Roman" w:eastAsia="Times New Roman" w:hAnsi="Times New Roman" w:cs="Times New Roman"/>
          <w:sz w:val="24"/>
          <w:szCs w:val="24"/>
        </w:rPr>
        <w:t xml:space="preserve">, J. K., Ibarra Martínez, M. A., &amp; Tobar Flores, Y. F. (2024). La inteligencia </w:t>
      </w:r>
      <w:proofErr w:type="spellStart"/>
      <w:r w:rsidRPr="000B7B1B">
        <w:rPr>
          <w:rFonts w:ascii="Times New Roman" w:eastAsia="Times New Roman" w:hAnsi="Times New Roman" w:cs="Times New Roman"/>
          <w:sz w:val="24"/>
          <w:szCs w:val="24"/>
        </w:rPr>
        <w:t>artiﬁcial</w:t>
      </w:r>
      <w:proofErr w:type="spellEnd"/>
      <w:r w:rsidRPr="000B7B1B">
        <w:rPr>
          <w:rFonts w:ascii="Times New Roman" w:eastAsia="Times New Roman" w:hAnsi="Times New Roman" w:cs="Times New Roman"/>
          <w:sz w:val="24"/>
          <w:szCs w:val="24"/>
        </w:rPr>
        <w:t xml:space="preserve"> en la educación superior: </w:t>
      </w:r>
      <w:proofErr w:type="spellStart"/>
      <w:r w:rsidRPr="000B7B1B">
        <w:rPr>
          <w:rFonts w:ascii="Times New Roman" w:eastAsia="Times New Roman" w:hAnsi="Times New Roman" w:cs="Times New Roman"/>
          <w:sz w:val="24"/>
          <w:szCs w:val="24"/>
        </w:rPr>
        <w:t>opor-tunidades</w:t>
      </w:r>
      <w:proofErr w:type="spellEnd"/>
      <w:r w:rsidRPr="000B7B1B">
        <w:rPr>
          <w:rFonts w:ascii="Times New Roman" w:eastAsia="Times New Roman" w:hAnsi="Times New Roman" w:cs="Times New Roman"/>
          <w:sz w:val="24"/>
          <w:szCs w:val="24"/>
        </w:rPr>
        <w:t xml:space="preserve"> y amenazas. RECIAMUC, 8(1), 71-79. </w:t>
      </w:r>
      <w:hyperlink r:id="rId22" w:history="1">
        <w:r w:rsidRPr="00453E6E">
          <w:rPr>
            <w:rStyle w:val="Hipervnculo"/>
            <w:rFonts w:ascii="Times New Roman" w:eastAsia="Times New Roman" w:hAnsi="Times New Roman" w:cs="Times New Roman"/>
            <w:sz w:val="24"/>
            <w:szCs w:val="24"/>
          </w:rPr>
          <w:t>https://doi.org/10.26820/reciamuc/8.(1).ene.2024.71-79</w:t>
        </w:r>
      </w:hyperlink>
    </w:p>
    <w:p w14:paraId="4B579D4D" w14:textId="0F892B2B" w:rsidR="00D30C0E" w:rsidRPr="00D30C0E" w:rsidRDefault="00D30C0E" w:rsidP="00D30C0E">
      <w:pPr>
        <w:numPr>
          <w:ilvl w:val="0"/>
          <w:numId w:val="6"/>
        </w:numPr>
        <w:spacing w:after="0" w:line="480" w:lineRule="auto"/>
        <w:rPr>
          <w:rFonts w:ascii="Times New Roman" w:eastAsia="Times New Roman" w:hAnsi="Times New Roman" w:cs="Times New Roman"/>
          <w:sz w:val="24"/>
          <w:szCs w:val="24"/>
          <w:lang w:val="en-US"/>
        </w:rPr>
      </w:pPr>
      <w:r w:rsidRPr="00D30C0E">
        <w:rPr>
          <w:rFonts w:ascii="Times New Roman" w:eastAsia="Times New Roman" w:hAnsi="Times New Roman" w:cs="Times New Roman"/>
          <w:sz w:val="24"/>
          <w:szCs w:val="24"/>
          <w:lang w:val="en-US"/>
        </w:rPr>
        <w:t>European Commission. (2009). ECTS Users’ Guide. Publications Office of the European Union.</w:t>
      </w:r>
      <w:r w:rsidRPr="00D30C0E">
        <w:rPr>
          <w:rFonts w:ascii="Times New Roman" w:eastAsia="Times New Roman" w:hAnsi="Times New Roman" w:cs="Times New Roman"/>
          <w:sz w:val="24"/>
          <w:szCs w:val="24"/>
          <w:lang w:val="en-US"/>
        </w:rPr>
        <w:t xml:space="preserve"> </w:t>
      </w:r>
      <w:hyperlink r:id="rId23">
        <w:r w:rsidR="007A406B" w:rsidRPr="00D30C0E">
          <w:rPr>
            <w:rFonts w:ascii="Times New Roman" w:eastAsia="Times New Roman" w:hAnsi="Times New Roman" w:cs="Times New Roman"/>
            <w:sz w:val="24"/>
            <w:szCs w:val="24"/>
            <w:lang w:val="en-US"/>
          </w:rPr>
          <w:t xml:space="preserve"> </w:t>
        </w:r>
      </w:hyperlink>
      <w:r w:rsidRPr="00D30C0E">
        <w:rPr>
          <w:lang w:val="en-US"/>
        </w:rPr>
        <w:t xml:space="preserve"> </w:t>
      </w:r>
      <w:hyperlink r:id="rId24" w:history="1">
        <w:r w:rsidRPr="005D49BA">
          <w:rPr>
            <w:rStyle w:val="Hipervnculo"/>
            <w:lang w:val="en-US"/>
          </w:rPr>
          <w:t>https://education.ec.europa.eu/education-levels/higher-education/inclusive-and-connected-higher-education/european-credit-transfer-and-accumulation-system</w:t>
        </w:r>
      </w:hyperlink>
    </w:p>
    <w:p w14:paraId="0849F2F9" w14:textId="0E4E94CF" w:rsidR="00496106" w:rsidRDefault="00D30C0E" w:rsidP="00487EE3">
      <w:pPr>
        <w:pStyle w:val="Prrafodelista"/>
        <w:numPr>
          <w:ilvl w:val="0"/>
          <w:numId w:val="6"/>
        </w:numPr>
        <w:spacing w:line="240" w:lineRule="auto"/>
        <w:rPr>
          <w:rFonts w:ascii="Times New Roman" w:hAnsi="Times New Roman"/>
          <w:sz w:val="24"/>
          <w:lang w:eastAsia="zh-CN"/>
        </w:rPr>
      </w:pPr>
      <w:r w:rsidRPr="00D30C0E">
        <w:rPr>
          <w:rFonts w:ascii="Times New Roman" w:hAnsi="Times New Roman"/>
          <w:sz w:val="24"/>
          <w:lang w:eastAsia="zh-CN"/>
        </w:rPr>
        <w:t xml:space="preserve">Corvalán, J. G. (2018). Inteligencia artificial: retos, desafíos y oportunidades – </w:t>
      </w:r>
      <w:proofErr w:type="spellStart"/>
      <w:r w:rsidRPr="00D30C0E">
        <w:rPr>
          <w:rFonts w:ascii="Times New Roman" w:hAnsi="Times New Roman"/>
          <w:i/>
          <w:iCs/>
          <w:sz w:val="24"/>
          <w:lang w:eastAsia="zh-CN"/>
        </w:rPr>
        <w:t>Prometea</w:t>
      </w:r>
      <w:proofErr w:type="spellEnd"/>
      <w:r w:rsidRPr="00D30C0E">
        <w:rPr>
          <w:rFonts w:ascii="Times New Roman" w:hAnsi="Times New Roman"/>
          <w:i/>
          <w:iCs/>
          <w:sz w:val="24"/>
          <w:lang w:eastAsia="zh-CN"/>
        </w:rPr>
        <w:t>: la primera inteligencia artificial de Latinoamérica al servicio de la justicia</w:t>
      </w:r>
      <w:r w:rsidRPr="00D30C0E">
        <w:rPr>
          <w:rFonts w:ascii="Times New Roman" w:hAnsi="Times New Roman"/>
          <w:sz w:val="24"/>
          <w:lang w:eastAsia="zh-CN"/>
        </w:rPr>
        <w:t xml:space="preserve">. </w:t>
      </w:r>
      <w:r>
        <w:rPr>
          <w:rFonts w:ascii="Times New Roman" w:hAnsi="Times New Roman"/>
          <w:sz w:val="24"/>
          <w:lang w:eastAsia="zh-CN"/>
        </w:rPr>
        <w:t xml:space="preserve">Recuperado de: </w:t>
      </w:r>
      <w:hyperlink r:id="rId25" w:history="1">
        <w:r w:rsidRPr="005D49BA">
          <w:rPr>
            <w:rStyle w:val="Hipervnculo"/>
            <w:rFonts w:ascii="Times New Roman" w:hAnsi="Times New Roman"/>
            <w:sz w:val="24"/>
            <w:lang w:eastAsia="zh-CN"/>
          </w:rPr>
          <w:t>https://dialnet.unirioja.es/servlet/articulo?codigo=6340709</w:t>
        </w:r>
      </w:hyperlink>
      <w:r>
        <w:rPr>
          <w:rFonts w:ascii="Times New Roman" w:hAnsi="Times New Roman"/>
          <w:sz w:val="24"/>
          <w:lang w:eastAsia="zh-CN"/>
        </w:rPr>
        <w:t xml:space="preserve"> </w:t>
      </w:r>
    </w:p>
    <w:p w14:paraId="65BA8FD9" w14:textId="77777777" w:rsidR="00487EE3" w:rsidRPr="00487EE3" w:rsidRDefault="00487EE3" w:rsidP="00487EE3">
      <w:pPr>
        <w:pStyle w:val="Prrafodelista"/>
        <w:spacing w:line="240" w:lineRule="auto"/>
        <w:ind w:left="720"/>
        <w:rPr>
          <w:rFonts w:ascii="Times New Roman" w:hAnsi="Times New Roman"/>
          <w:sz w:val="24"/>
          <w:lang w:eastAsia="zh-CN"/>
        </w:rPr>
      </w:pPr>
    </w:p>
    <w:p w14:paraId="58F6DFA7" w14:textId="31AF6619" w:rsidR="00487EE3" w:rsidRDefault="00487EE3" w:rsidP="00487EE3">
      <w:pPr>
        <w:pStyle w:val="Prrafodelista"/>
        <w:numPr>
          <w:ilvl w:val="0"/>
          <w:numId w:val="6"/>
        </w:numPr>
        <w:spacing w:line="240" w:lineRule="auto"/>
        <w:rPr>
          <w:rFonts w:ascii="Times New Roman" w:hAnsi="Times New Roman"/>
          <w:sz w:val="24"/>
          <w:lang w:eastAsia="zh-CN"/>
        </w:rPr>
      </w:pPr>
      <w:r w:rsidRPr="00487EE3">
        <w:rPr>
          <w:rFonts w:ascii="Times New Roman" w:hAnsi="Times New Roman"/>
          <w:sz w:val="24"/>
          <w:lang w:eastAsia="zh-CN"/>
        </w:rPr>
        <w:t xml:space="preserve">Giannini, S. (2023). </w:t>
      </w:r>
      <w:r w:rsidRPr="00487EE3">
        <w:rPr>
          <w:rFonts w:ascii="Times New Roman" w:hAnsi="Times New Roman"/>
          <w:i/>
          <w:iCs/>
          <w:sz w:val="24"/>
          <w:lang w:eastAsia="zh-CN"/>
        </w:rPr>
        <w:t xml:space="preserve">Generative artificial </w:t>
      </w:r>
      <w:proofErr w:type="spellStart"/>
      <w:r w:rsidRPr="00487EE3">
        <w:rPr>
          <w:rFonts w:ascii="Times New Roman" w:hAnsi="Times New Roman"/>
          <w:i/>
          <w:iCs/>
          <w:sz w:val="24"/>
          <w:lang w:eastAsia="zh-CN"/>
        </w:rPr>
        <w:t>intelligence</w:t>
      </w:r>
      <w:proofErr w:type="spellEnd"/>
      <w:r w:rsidRPr="00487EE3">
        <w:rPr>
          <w:rFonts w:ascii="Times New Roman" w:hAnsi="Times New Roman"/>
          <w:i/>
          <w:iCs/>
          <w:sz w:val="24"/>
          <w:lang w:eastAsia="zh-CN"/>
        </w:rPr>
        <w:t xml:space="preserve"> in </w:t>
      </w:r>
      <w:proofErr w:type="spellStart"/>
      <w:r w:rsidRPr="00487EE3">
        <w:rPr>
          <w:rFonts w:ascii="Times New Roman" w:hAnsi="Times New Roman"/>
          <w:i/>
          <w:iCs/>
          <w:sz w:val="24"/>
          <w:lang w:eastAsia="zh-CN"/>
        </w:rPr>
        <w:t>education</w:t>
      </w:r>
      <w:proofErr w:type="spellEnd"/>
      <w:r w:rsidRPr="00487EE3">
        <w:rPr>
          <w:rFonts w:ascii="Times New Roman" w:hAnsi="Times New Roman"/>
          <w:i/>
          <w:iCs/>
          <w:sz w:val="24"/>
          <w:lang w:eastAsia="zh-CN"/>
        </w:rPr>
        <w:t xml:space="preserve">: </w:t>
      </w:r>
      <w:proofErr w:type="spellStart"/>
      <w:r w:rsidRPr="00487EE3">
        <w:rPr>
          <w:rFonts w:ascii="Times New Roman" w:hAnsi="Times New Roman"/>
          <w:i/>
          <w:iCs/>
          <w:sz w:val="24"/>
          <w:lang w:eastAsia="zh-CN"/>
        </w:rPr>
        <w:t>Think</w:t>
      </w:r>
      <w:proofErr w:type="spellEnd"/>
      <w:r w:rsidRPr="00487EE3">
        <w:rPr>
          <w:rFonts w:ascii="Times New Roman" w:hAnsi="Times New Roman"/>
          <w:i/>
          <w:iCs/>
          <w:sz w:val="24"/>
          <w:lang w:eastAsia="zh-CN"/>
        </w:rPr>
        <w:t xml:space="preserve"> </w:t>
      </w:r>
      <w:proofErr w:type="spellStart"/>
      <w:r w:rsidRPr="00487EE3">
        <w:rPr>
          <w:rFonts w:ascii="Times New Roman" w:hAnsi="Times New Roman"/>
          <w:i/>
          <w:iCs/>
          <w:sz w:val="24"/>
          <w:lang w:eastAsia="zh-CN"/>
        </w:rPr>
        <w:t>piece</w:t>
      </w:r>
      <w:proofErr w:type="spellEnd"/>
      <w:r w:rsidRPr="00487EE3">
        <w:rPr>
          <w:rFonts w:ascii="Times New Roman" w:hAnsi="Times New Roman"/>
          <w:sz w:val="24"/>
          <w:lang w:eastAsia="zh-CN"/>
        </w:rPr>
        <w:t>. UNESCO.</w:t>
      </w:r>
      <w:r>
        <w:rPr>
          <w:rFonts w:ascii="Times New Roman" w:hAnsi="Times New Roman"/>
          <w:sz w:val="24"/>
          <w:lang w:eastAsia="zh-CN"/>
        </w:rPr>
        <w:t xml:space="preserve"> </w:t>
      </w:r>
      <w:hyperlink r:id="rId26" w:history="1">
        <w:r w:rsidRPr="005D49BA">
          <w:rPr>
            <w:rStyle w:val="Hipervnculo"/>
            <w:rFonts w:ascii="Times New Roman" w:hAnsi="Times New Roman"/>
            <w:sz w:val="24"/>
            <w:lang w:eastAsia="zh-CN"/>
          </w:rPr>
          <w:t>https://www.unesco.org/en/articles/generative-artificial-intelligence-education-think-piece-stefania-giannini</w:t>
        </w:r>
      </w:hyperlink>
      <w:r>
        <w:rPr>
          <w:rFonts w:ascii="Times New Roman" w:hAnsi="Times New Roman"/>
          <w:sz w:val="24"/>
          <w:lang w:eastAsia="zh-CN"/>
        </w:rPr>
        <w:t xml:space="preserve"> </w:t>
      </w:r>
    </w:p>
    <w:p w14:paraId="0335EB82" w14:textId="77777777" w:rsidR="00487EE3" w:rsidRPr="00487EE3" w:rsidRDefault="00487EE3" w:rsidP="00487EE3">
      <w:pPr>
        <w:pStyle w:val="Prrafodelista"/>
        <w:spacing w:line="240" w:lineRule="auto"/>
        <w:ind w:left="720"/>
        <w:rPr>
          <w:rFonts w:ascii="Times New Roman" w:hAnsi="Times New Roman"/>
          <w:sz w:val="24"/>
          <w:lang w:eastAsia="zh-CN"/>
        </w:rPr>
      </w:pPr>
    </w:p>
    <w:p w14:paraId="25A9D9ED" w14:textId="7232FD2A" w:rsidR="00487EE3" w:rsidRPr="00487EE3" w:rsidRDefault="00487EE3">
      <w:pPr>
        <w:numPr>
          <w:ilvl w:val="0"/>
          <w:numId w:val="6"/>
        </w:numPr>
        <w:spacing w:after="0" w:line="480" w:lineRule="auto"/>
        <w:rPr>
          <w:rFonts w:ascii="Times New Roman" w:eastAsia="Times New Roman" w:hAnsi="Times New Roman" w:cs="Times New Roman"/>
          <w:sz w:val="24"/>
          <w:szCs w:val="24"/>
        </w:rPr>
      </w:pPr>
      <w:r w:rsidRPr="00487EE3">
        <w:rPr>
          <w:rFonts w:ascii="Times New Roman" w:eastAsia="Times New Roman" w:hAnsi="Times New Roman" w:cs="Times New Roman"/>
          <w:sz w:val="24"/>
          <w:szCs w:val="24"/>
        </w:rPr>
        <w:t>Jimbo, L., Martínez, P., &amp; Rojas, A. (2023). Inteligencia artificial en la educación superior: el estado del campo</w:t>
      </w:r>
      <w:r>
        <w:rPr>
          <w:rFonts w:ascii="Times New Roman" w:eastAsia="Times New Roman" w:hAnsi="Times New Roman" w:cs="Times New Roman"/>
          <w:sz w:val="24"/>
          <w:szCs w:val="24"/>
        </w:rPr>
        <w:t xml:space="preserve"> </w:t>
      </w:r>
      <w:hyperlink r:id="rId27" w:history="1">
        <w:r w:rsidR="007555BF" w:rsidRPr="005D49BA">
          <w:rPr>
            <w:rStyle w:val="Hipervnculo"/>
            <w:rFonts w:ascii="Times New Roman" w:eastAsia="Times New Roman" w:hAnsi="Times New Roman" w:cs="Times New Roman"/>
            <w:sz w:val="24"/>
            <w:szCs w:val="24"/>
          </w:rPr>
          <w:t>https://link.springer.com/article/10.1186/s41239-023-00392-8</w:t>
        </w:r>
      </w:hyperlink>
      <w:r w:rsidR="007555BF">
        <w:rPr>
          <w:rFonts w:ascii="Times New Roman" w:eastAsia="Times New Roman" w:hAnsi="Times New Roman" w:cs="Times New Roman"/>
          <w:sz w:val="24"/>
          <w:szCs w:val="24"/>
        </w:rPr>
        <w:t xml:space="preserve"> </w:t>
      </w:r>
    </w:p>
    <w:p w14:paraId="0849F2FC" w14:textId="35C36FEE" w:rsidR="00496106" w:rsidRDefault="007A406B">
      <w:pPr>
        <w:numPr>
          <w:ilvl w:val="0"/>
          <w:numId w:val="6"/>
        </w:numPr>
        <w:spacing w:after="0" w:line="480" w:lineRule="auto"/>
        <w:rPr>
          <w:rFonts w:ascii="Times New Roman" w:eastAsia="Times New Roman" w:hAnsi="Times New Roman" w:cs="Times New Roman"/>
          <w:sz w:val="24"/>
          <w:szCs w:val="24"/>
        </w:rPr>
      </w:pPr>
      <w:r w:rsidRPr="00487EE3">
        <w:rPr>
          <w:rFonts w:ascii="Times New Roman" w:eastAsia="Times New Roman" w:hAnsi="Times New Roman" w:cs="Times New Roman"/>
          <w:sz w:val="24"/>
          <w:szCs w:val="24"/>
          <w:lang w:val="en-US"/>
        </w:rPr>
        <w:t xml:space="preserve">Osorio Giraldo, J. M., </w:t>
      </w:r>
      <w:proofErr w:type="spellStart"/>
      <w:r w:rsidRPr="00487EE3">
        <w:rPr>
          <w:rFonts w:ascii="Times New Roman" w:eastAsia="Times New Roman" w:hAnsi="Times New Roman" w:cs="Times New Roman"/>
          <w:sz w:val="24"/>
          <w:szCs w:val="24"/>
          <w:lang w:val="en-US"/>
        </w:rPr>
        <w:t>Aristizábal</w:t>
      </w:r>
      <w:proofErr w:type="spellEnd"/>
      <w:r w:rsidRPr="00487EE3">
        <w:rPr>
          <w:rFonts w:ascii="Times New Roman" w:eastAsia="Times New Roman" w:hAnsi="Times New Roman" w:cs="Times New Roman"/>
          <w:sz w:val="24"/>
          <w:szCs w:val="24"/>
          <w:lang w:val="en-US"/>
        </w:rPr>
        <w:t xml:space="preserve"> Trujillo, Y. G., &amp; Marrero Valencia, Y. N. (2025). </w:t>
      </w:r>
      <w:r>
        <w:rPr>
          <w:rFonts w:ascii="Times New Roman" w:eastAsia="Times New Roman" w:hAnsi="Times New Roman" w:cs="Times New Roman"/>
          <w:i/>
          <w:iCs/>
          <w:sz w:val="24"/>
          <w:szCs w:val="24"/>
        </w:rPr>
        <w:t>Implementación de inteligencia artificial y automatización de los procesos administrativos en la Facultad de Ciencia e Ingeniería de la Universidad de Manizales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Universidad de Manizales, RIDUM Repository.</w:t>
      </w:r>
      <w:hyperlink r:id="rId28">
        <w:r>
          <w:rPr>
            <w:rFonts w:ascii="Times New Roman" w:eastAsia="Times New Roman" w:hAnsi="Times New Roman" w:cs="Times New Roman"/>
            <w:sz w:val="24"/>
            <w:szCs w:val="24"/>
          </w:rPr>
          <w:t xml:space="preserve"> </w:t>
        </w:r>
      </w:hyperlink>
      <w:hyperlink r:id="rId29">
        <w:r>
          <w:rPr>
            <w:rFonts w:ascii="Times New Roman" w:eastAsia="Times New Roman" w:hAnsi="Times New Roman" w:cs="Times New Roman"/>
            <w:color w:val="1155CC"/>
            <w:sz w:val="24"/>
            <w:szCs w:val="24"/>
            <w:u w:val="single"/>
          </w:rPr>
          <w:t>https://ridum.umanizales.edu.co/items/11b11fc7-97af-4bd5-8f87-eadbb215555f</w:t>
        </w:r>
      </w:hyperlink>
    </w:p>
    <w:p w14:paraId="0849F2FD" w14:textId="77777777" w:rsidR="00496106" w:rsidRDefault="007A406B">
      <w:pPr>
        <w:numPr>
          <w:ilvl w:val="0"/>
          <w:numId w:val="6"/>
        </w:numPr>
        <w:spacing w:after="0" w:line="480" w:lineRule="auto"/>
        <w:rPr>
          <w:rFonts w:ascii="Times New Roman" w:eastAsia="Times New Roman" w:hAnsi="Times New Roman" w:cs="Times New Roman"/>
          <w:sz w:val="24"/>
          <w:szCs w:val="24"/>
        </w:rPr>
      </w:pPr>
      <w:r w:rsidRPr="000B7B1B">
        <w:rPr>
          <w:rFonts w:ascii="Times New Roman" w:eastAsia="Times New Roman" w:hAnsi="Times New Roman" w:cs="Times New Roman"/>
          <w:sz w:val="24"/>
          <w:szCs w:val="24"/>
          <w:lang w:val="en-US"/>
        </w:rPr>
        <w:t xml:space="preserve">Sharma, R. (2024). </w:t>
      </w:r>
      <w:r w:rsidRPr="000B7B1B">
        <w:rPr>
          <w:rFonts w:ascii="Times New Roman" w:eastAsia="Times New Roman" w:hAnsi="Times New Roman" w:cs="Times New Roman"/>
          <w:i/>
          <w:iCs/>
          <w:sz w:val="24"/>
          <w:szCs w:val="24"/>
          <w:lang w:val="en-US"/>
        </w:rPr>
        <w:t>Role of Faculty in Credit Transfer and Mapping in Higher Education</w:t>
      </w:r>
      <w:r w:rsidRPr="000B7B1B">
        <w:rPr>
          <w:rFonts w:ascii="Times New Roman" w:eastAsia="Times New Roman" w:hAnsi="Times New Roman" w:cs="Times New Roman"/>
          <w:sz w:val="24"/>
          <w:szCs w:val="24"/>
          <w:lang w:val="en-US"/>
        </w:rPr>
        <w:t xml:space="preserve">. In </w:t>
      </w:r>
      <w:r w:rsidRPr="000B7B1B">
        <w:rPr>
          <w:rFonts w:ascii="Times New Roman" w:eastAsia="Times New Roman" w:hAnsi="Times New Roman" w:cs="Times New Roman"/>
          <w:i/>
          <w:iCs/>
          <w:sz w:val="24"/>
          <w:szCs w:val="24"/>
          <w:lang w:val="en-US"/>
        </w:rPr>
        <w:t>Handbook of Academic Mobility and Credit Systems</w:t>
      </w:r>
      <w:r w:rsidRPr="000B7B1B">
        <w:rPr>
          <w:rFonts w:ascii="Times New Roman" w:eastAsia="Times New Roman" w:hAnsi="Times New Roman" w:cs="Times New Roman"/>
          <w:sz w:val="24"/>
          <w:szCs w:val="24"/>
          <w:lang w:val="en-US"/>
        </w:rPr>
        <w:t xml:space="preserve"> (pp. 120–135). IGI Global.</w:t>
      </w:r>
      <w:hyperlink r:id="rId30">
        <w:r w:rsidRPr="000B7B1B">
          <w:rPr>
            <w:rFonts w:ascii="Times New Roman" w:eastAsia="Times New Roman" w:hAnsi="Times New Roman" w:cs="Times New Roman"/>
            <w:sz w:val="24"/>
            <w:szCs w:val="24"/>
            <w:lang w:val="en-US"/>
          </w:rPr>
          <w:t xml:space="preserve"> </w:t>
        </w:r>
      </w:hyperlink>
      <w:hyperlink r:id="rId31">
        <w:r>
          <w:rPr>
            <w:rFonts w:ascii="Times New Roman" w:eastAsia="Times New Roman" w:hAnsi="Times New Roman" w:cs="Times New Roman"/>
            <w:color w:val="1155CC"/>
            <w:sz w:val="24"/>
            <w:szCs w:val="24"/>
            <w:u w:val="single"/>
          </w:rPr>
          <w:t>https://www.igi-global.com/chapter/384860</w:t>
        </w:r>
      </w:hyperlink>
    </w:p>
    <w:p w14:paraId="0849F2FE" w14:textId="77777777" w:rsidR="00496106" w:rsidRDefault="007A406B">
      <w:pPr>
        <w:numPr>
          <w:ilvl w:val="0"/>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Silva, J., &amp; Janes, P. (2023). </w:t>
      </w:r>
      <w:r>
        <w:rPr>
          <w:rFonts w:ascii="Times New Roman" w:eastAsia="Times New Roman" w:hAnsi="Times New Roman" w:cs="Times New Roman"/>
          <w:i/>
          <w:iCs/>
          <w:sz w:val="24"/>
          <w:szCs w:val="24"/>
        </w:rPr>
        <w:t>Artificial Intelligence Solutions Tailored to Institutional Contexts</w:t>
      </w:r>
      <w:r>
        <w:rPr>
          <w:rFonts w:ascii="Times New Roman" w:eastAsia="Times New Roman" w:hAnsi="Times New Roman" w:cs="Times New Roman"/>
          <w:sz w:val="24"/>
          <w:szCs w:val="24"/>
        </w:rPr>
        <w:t>. Higher Education Management Review, 19(4), 77–95.</w:t>
      </w:r>
    </w:p>
    <w:p w14:paraId="0849F2FF" w14:textId="77777777" w:rsidR="00496106" w:rsidRDefault="007A406B">
      <w:pPr>
        <w:numPr>
          <w:ilvl w:val="0"/>
          <w:numId w:val="6"/>
        </w:numPr>
        <w:spacing w:after="0" w:line="480" w:lineRule="auto"/>
        <w:rPr>
          <w:rFonts w:ascii="Times New Roman" w:eastAsia="Times New Roman" w:hAnsi="Times New Roman" w:cs="Times New Roman"/>
          <w:sz w:val="24"/>
          <w:szCs w:val="24"/>
        </w:rPr>
      </w:pPr>
      <w:proofErr w:type="spellStart"/>
      <w:r w:rsidRPr="000B7B1B">
        <w:rPr>
          <w:rFonts w:ascii="Times New Roman" w:eastAsia="Times New Roman" w:hAnsi="Times New Roman" w:cs="Times New Roman"/>
          <w:sz w:val="24"/>
          <w:szCs w:val="24"/>
          <w:lang w:val="en-US"/>
        </w:rPr>
        <w:t>Spinak</w:t>
      </w:r>
      <w:proofErr w:type="spellEnd"/>
      <w:r w:rsidRPr="000B7B1B">
        <w:rPr>
          <w:rFonts w:ascii="Times New Roman" w:eastAsia="Times New Roman" w:hAnsi="Times New Roman" w:cs="Times New Roman"/>
          <w:sz w:val="24"/>
          <w:szCs w:val="24"/>
          <w:lang w:val="en-US"/>
        </w:rPr>
        <w:t xml:space="preserve">, E. (2023). </w:t>
      </w:r>
      <w:r w:rsidRPr="000B7B1B">
        <w:rPr>
          <w:rFonts w:ascii="Times New Roman" w:eastAsia="Times New Roman" w:hAnsi="Times New Roman" w:cs="Times New Roman"/>
          <w:i/>
          <w:iCs/>
          <w:sz w:val="24"/>
          <w:szCs w:val="24"/>
          <w:lang w:val="en-US"/>
        </w:rPr>
        <w:t>Large Language Models and Their Impact on Academic Research</w:t>
      </w:r>
      <w:r w:rsidRPr="000B7B1B">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Scholarly</w:t>
      </w:r>
      <w:proofErr w:type="spellEnd"/>
      <w:r>
        <w:rPr>
          <w:rFonts w:ascii="Times New Roman" w:eastAsia="Times New Roman" w:hAnsi="Times New Roman" w:cs="Times New Roman"/>
          <w:sz w:val="24"/>
          <w:szCs w:val="24"/>
        </w:rPr>
        <w:t xml:space="preserve"> Publishing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11(2), 15–29.</w:t>
      </w:r>
    </w:p>
    <w:p w14:paraId="0849F300" w14:textId="77777777" w:rsidR="00496106" w:rsidRDefault="007A406B">
      <w:pPr>
        <w:numPr>
          <w:ilvl w:val="0"/>
          <w:numId w:val="6"/>
        </w:numPr>
        <w:spacing w:after="0" w:line="480" w:lineRule="auto"/>
        <w:rPr>
          <w:rFonts w:ascii="Times New Roman" w:eastAsia="Times New Roman" w:hAnsi="Times New Roman" w:cs="Times New Roman"/>
          <w:sz w:val="24"/>
          <w:szCs w:val="24"/>
        </w:rPr>
      </w:pPr>
      <w:proofErr w:type="spellStart"/>
      <w:r w:rsidRPr="000B7B1B">
        <w:rPr>
          <w:rFonts w:ascii="Times New Roman" w:eastAsia="Times New Roman" w:hAnsi="Times New Roman" w:cs="Times New Roman"/>
          <w:sz w:val="24"/>
          <w:szCs w:val="24"/>
          <w:lang w:val="en-US"/>
        </w:rPr>
        <w:t>Tambuskar</w:t>
      </w:r>
      <w:proofErr w:type="spellEnd"/>
      <w:r w:rsidRPr="000B7B1B">
        <w:rPr>
          <w:rFonts w:ascii="Times New Roman" w:eastAsia="Times New Roman" w:hAnsi="Times New Roman" w:cs="Times New Roman"/>
          <w:sz w:val="24"/>
          <w:szCs w:val="24"/>
          <w:lang w:val="en-US"/>
        </w:rPr>
        <w:t xml:space="preserve">, S. (2022). </w:t>
      </w:r>
      <w:r w:rsidRPr="000B7B1B">
        <w:rPr>
          <w:rFonts w:ascii="Times New Roman" w:eastAsia="Times New Roman" w:hAnsi="Times New Roman" w:cs="Times New Roman"/>
          <w:i/>
          <w:iCs/>
          <w:sz w:val="24"/>
          <w:szCs w:val="24"/>
          <w:lang w:val="en-US"/>
        </w:rPr>
        <w:t>Artificial Intelligence in Academic Scheduling and Resource Allocation</w:t>
      </w:r>
      <w:r w:rsidRPr="000B7B1B">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International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Educational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Technology</w:t>
      </w:r>
      <w:proofErr w:type="spellEnd"/>
      <w:r>
        <w:rPr>
          <w:rFonts w:ascii="Times New Roman" w:eastAsia="Times New Roman" w:hAnsi="Times New Roman" w:cs="Times New Roman"/>
          <w:sz w:val="24"/>
          <w:szCs w:val="24"/>
        </w:rPr>
        <w:t>, 9(3), 101–115.</w:t>
      </w:r>
    </w:p>
    <w:p w14:paraId="0849F301" w14:textId="77777777" w:rsidR="00496106" w:rsidRDefault="007A406B">
      <w:pPr>
        <w:numPr>
          <w:ilvl w:val="0"/>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Universidad Nacional de Colombia. (2025). </w:t>
      </w:r>
      <w:r>
        <w:rPr>
          <w:rFonts w:ascii="Times New Roman" w:eastAsia="Times New Roman" w:hAnsi="Times New Roman" w:cs="Times New Roman"/>
          <w:i/>
          <w:iCs/>
          <w:sz w:val="24"/>
          <w:szCs w:val="24"/>
        </w:rPr>
        <w:t>Reglamento de homologación y convalidación de asignaturas</w:t>
      </w:r>
      <w:r>
        <w:rPr>
          <w:rFonts w:ascii="Times New Roman" w:eastAsia="Times New Roman" w:hAnsi="Times New Roman" w:cs="Times New Roman"/>
          <w:sz w:val="24"/>
          <w:szCs w:val="24"/>
        </w:rPr>
        <w:t xml:space="preserve">. Bogotá: Consejo Académico, Universidad Nacional de Colombia </w:t>
      </w:r>
    </w:p>
    <w:p w14:paraId="0849F302" w14:textId="77777777" w:rsidR="00496106" w:rsidRDefault="007A406B">
      <w:pPr>
        <w:numPr>
          <w:ilvl w:val="0"/>
          <w:numId w:val="6"/>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Vásquez Beltrán, C. (2022). </w:t>
      </w:r>
      <w:r>
        <w:rPr>
          <w:rFonts w:ascii="Times New Roman" w:eastAsia="Times New Roman" w:hAnsi="Times New Roman" w:cs="Times New Roman"/>
          <w:i/>
          <w:iCs/>
          <w:sz w:val="24"/>
          <w:szCs w:val="24"/>
        </w:rPr>
        <w:t>Aplicaciones de plataformas low-code en la automatización de procesos universitarios</w:t>
      </w:r>
      <w:r>
        <w:rPr>
          <w:rFonts w:ascii="Times New Roman" w:eastAsia="Times New Roman" w:hAnsi="Times New Roman" w:cs="Times New Roman"/>
          <w:sz w:val="24"/>
          <w:szCs w:val="24"/>
        </w:rPr>
        <w:t>. Revista Colombiana de Ingeniería, 18(2), 55–70.</w:t>
      </w:r>
    </w:p>
    <w:p w14:paraId="0849F303" w14:textId="77777777" w:rsidR="00496106" w:rsidRDefault="007A406B">
      <w:pPr>
        <w:numPr>
          <w:ilvl w:val="0"/>
          <w:numId w:val="6"/>
        </w:numPr>
        <w:spacing w:after="0" w:line="480" w:lineRule="auto"/>
        <w:rPr>
          <w:rFonts w:ascii="Times New Roman" w:eastAsia="Times New Roman" w:hAnsi="Times New Roman" w:cs="Times New Roman"/>
          <w:sz w:val="24"/>
          <w:szCs w:val="24"/>
        </w:rPr>
      </w:pPr>
      <w:r w:rsidRPr="000B7B1B">
        <w:rPr>
          <w:rFonts w:ascii="Times New Roman" w:eastAsia="Times New Roman" w:hAnsi="Times New Roman" w:cs="Times New Roman"/>
          <w:sz w:val="24"/>
          <w:szCs w:val="24"/>
          <w:lang w:val="en-US"/>
        </w:rPr>
        <w:t xml:space="preserve">Warrier, A., Singh, R., &amp; Patel, K. (2023). </w:t>
      </w:r>
      <w:r w:rsidRPr="000B7B1B">
        <w:rPr>
          <w:rFonts w:ascii="Times New Roman" w:eastAsia="Times New Roman" w:hAnsi="Times New Roman" w:cs="Times New Roman"/>
          <w:i/>
          <w:iCs/>
          <w:sz w:val="24"/>
          <w:szCs w:val="24"/>
          <w:lang w:val="en-US"/>
        </w:rPr>
        <w:t>Global Ethical Frameworks for Artificial Intelligence in Education</w:t>
      </w:r>
      <w:r w:rsidRPr="000B7B1B">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rPr>
        <w:t>Journal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AI </w:t>
      </w:r>
      <w:proofErr w:type="spellStart"/>
      <w:r>
        <w:rPr>
          <w:rFonts w:ascii="Times New Roman" w:eastAsia="Times New Roman" w:hAnsi="Times New Roman" w:cs="Times New Roman"/>
          <w:sz w:val="24"/>
          <w:szCs w:val="24"/>
        </w:rPr>
        <w:t>Policy</w:t>
      </w:r>
      <w:proofErr w:type="spellEnd"/>
      <w:r>
        <w:rPr>
          <w:rFonts w:ascii="Times New Roman" w:eastAsia="Times New Roman" w:hAnsi="Times New Roman" w:cs="Times New Roman"/>
          <w:sz w:val="24"/>
          <w:szCs w:val="24"/>
        </w:rPr>
        <w:t>, 7(1), 88–104.</w:t>
      </w:r>
    </w:p>
    <w:p w14:paraId="0849F304" w14:textId="77777777" w:rsidR="00496106" w:rsidRPr="000B7B1B" w:rsidRDefault="007A406B">
      <w:pPr>
        <w:numPr>
          <w:ilvl w:val="0"/>
          <w:numId w:val="6"/>
        </w:numPr>
        <w:spacing w:after="240" w:line="480" w:lineRule="auto"/>
        <w:rPr>
          <w:rFonts w:ascii="Times New Roman" w:eastAsia="Times New Roman" w:hAnsi="Times New Roman" w:cs="Times New Roman"/>
          <w:sz w:val="24"/>
          <w:szCs w:val="24"/>
          <w:lang w:val="en-US"/>
        </w:rPr>
      </w:pPr>
      <w:r w:rsidRPr="000B7B1B">
        <w:rPr>
          <w:rFonts w:ascii="Times New Roman" w:eastAsia="Times New Roman" w:hAnsi="Times New Roman" w:cs="Times New Roman"/>
          <w:sz w:val="24"/>
          <w:szCs w:val="24"/>
          <w:lang w:val="en-US"/>
        </w:rPr>
        <w:t xml:space="preserve">Zhang, Y. (2022). </w:t>
      </w:r>
      <w:r w:rsidRPr="000B7B1B">
        <w:rPr>
          <w:rFonts w:ascii="Times New Roman" w:eastAsia="Times New Roman" w:hAnsi="Times New Roman" w:cs="Times New Roman"/>
          <w:i/>
          <w:iCs/>
          <w:sz w:val="24"/>
          <w:szCs w:val="24"/>
          <w:lang w:val="en-US"/>
        </w:rPr>
        <w:t>Digital Transformation in Chinese Universities: The Role of Artificial Intelligence</w:t>
      </w:r>
      <w:r w:rsidRPr="000B7B1B">
        <w:rPr>
          <w:rFonts w:ascii="Times New Roman" w:eastAsia="Times New Roman" w:hAnsi="Times New Roman" w:cs="Times New Roman"/>
          <w:sz w:val="24"/>
          <w:szCs w:val="24"/>
          <w:lang w:val="en-US"/>
        </w:rPr>
        <w:t xml:space="preserve">. Asian Journal of Higher Education, 10(1), 23–40. </w:t>
      </w:r>
    </w:p>
    <w:sectPr w:rsidR="00496106" w:rsidRPr="000B7B1B">
      <w:headerReference w:type="even" r:id="rId32"/>
      <w:headerReference w:type="default" r:id="rId33"/>
      <w:pgSz w:w="12240" w:h="15840"/>
      <w:pgMar w:top="1440" w:right="1440" w:bottom="1440" w:left="1440" w:header="709" w:footer="709"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Ingeniería de Sistemas y Telecomunicaciones" w:date="2025-12-07T17:45:00Z" w:initials="IS">
    <w:p w14:paraId="7A647C81" w14:textId="1118BE77" w:rsidR="00B553D6" w:rsidRDefault="00B553D6" w:rsidP="00B553D6">
      <w:r>
        <w:rPr>
          <w:rStyle w:val="Refdecomentario"/>
        </w:rPr>
        <w:annotationRef/>
      </w:r>
      <w:r>
        <w:rPr>
          <w:sz w:val="20"/>
          <w:szCs w:val="20"/>
        </w:rPr>
        <w:t>Tratemos de hablar también de los de la plataforma ESRI</w:t>
      </w:r>
    </w:p>
  </w:comment>
  <w:comment w:id="23" w:author="Ingeniería de Sistemas y Telecomunicaciones" w:date="2025-12-07T17:49:00Z" w:initials="IS">
    <w:p w14:paraId="2B85D46D" w14:textId="77777777" w:rsidR="00B03185" w:rsidRDefault="00B03185" w:rsidP="00B03185">
      <w:r>
        <w:rPr>
          <w:rStyle w:val="Refdecomentario"/>
        </w:rPr>
        <w:annotationRef/>
      </w:r>
      <w:r>
        <w:rPr>
          <w:sz w:val="20"/>
          <w:szCs w:val="20"/>
        </w:rPr>
        <w:t>¿Van a usar el término completo siempre o van a usar la sigla? Si van a usar la sigla deben ponerla acá de una vez: Procesamiento de LEnguaje Natural (NLP) y seguir usando solo la sigla en el resto del documento</w:t>
      </w:r>
    </w:p>
  </w:comment>
  <w:comment w:id="22" w:author="Ingeniería de Sistemas y Telecomunicaciones" w:date="2025-12-07T17:46:00Z" w:initials="IS">
    <w:p w14:paraId="31F187C8" w14:textId="2ADF8E26" w:rsidR="00A50F63" w:rsidRDefault="00A50F63" w:rsidP="00A50F63">
      <w:r>
        <w:rPr>
          <w:rStyle w:val="Refdecomentario"/>
        </w:rPr>
        <w:annotationRef/>
      </w:r>
      <w:r>
        <w:rPr>
          <w:sz w:val="20"/>
          <w:szCs w:val="20"/>
        </w:rPr>
        <w:t>Aquí también se puede mencionar el interés en obtener los títulos profesionales</w:t>
      </w:r>
    </w:p>
  </w:comment>
  <w:comment w:id="27" w:author="Ingeniería de Sistemas y Telecomunicaciones" w:date="2025-12-07T17:50:00Z" w:initials="IS">
    <w:p w14:paraId="249B6BBE" w14:textId="77777777" w:rsidR="00957782" w:rsidRDefault="00957782" w:rsidP="00957782">
      <w:r>
        <w:rPr>
          <w:rStyle w:val="Refdecomentario"/>
        </w:rPr>
        <w:annotationRef/>
      </w:r>
      <w:r>
        <w:rPr>
          <w:sz w:val="20"/>
          <w:szCs w:val="20"/>
        </w:rPr>
        <w:t>E implementar, es el objetivo de este oproyecto</w:t>
      </w:r>
    </w:p>
  </w:comment>
  <w:comment w:id="29" w:author="Ingeniería de Sistemas y Telecomunicaciones" w:date="2025-12-07T17:52:00Z" w:initials="IS">
    <w:p w14:paraId="6F2706E4" w14:textId="77777777" w:rsidR="00FD0FE3" w:rsidRDefault="00FD0FE3" w:rsidP="00FD0FE3">
      <w:r>
        <w:rPr>
          <w:rStyle w:val="Refdecomentario"/>
        </w:rPr>
        <w:annotationRef/>
      </w:r>
      <w:r>
        <w:rPr>
          <w:sz w:val="20"/>
          <w:szCs w:val="20"/>
        </w:rPr>
        <w:t>Siempre en el inicio de cada párrafo poner un conector</w:t>
      </w:r>
    </w:p>
  </w:comment>
  <w:comment w:id="32" w:author="Ingeniería de Sistemas y Telecomunicaciones" w:date="2025-12-07T17:54:00Z" w:initials="IS">
    <w:p w14:paraId="7E775691" w14:textId="77777777" w:rsidR="00AA1E15" w:rsidRDefault="00AA1E15" w:rsidP="00AA1E15">
      <w:r>
        <w:rPr>
          <w:rStyle w:val="Refdecomentario"/>
        </w:rPr>
        <w:annotationRef/>
      </w:r>
      <w:r>
        <w:rPr>
          <w:sz w:val="20"/>
          <w:szCs w:val="20"/>
        </w:rPr>
        <w:t>Igual a la observacón anteriro</w:t>
      </w:r>
    </w:p>
  </w:comment>
  <w:comment w:id="33" w:author="Ingeniería de Sistemas y Telecomunicaciones" w:date="2025-12-07T17:54:00Z" w:initials="IS">
    <w:p w14:paraId="37E18F29" w14:textId="77777777" w:rsidR="00AA1E15" w:rsidRDefault="00AA1E15" w:rsidP="00AA1E15">
      <w:r>
        <w:rPr>
          <w:rStyle w:val="Refdecomentario"/>
        </w:rPr>
        <w:annotationRef/>
      </w:r>
      <w:r>
        <w:rPr>
          <w:sz w:val="20"/>
          <w:szCs w:val="20"/>
        </w:rPr>
        <w:t>Y para el resto</w:t>
      </w:r>
    </w:p>
    <w:p w14:paraId="781DF02D" w14:textId="77777777" w:rsidR="00AA1E15" w:rsidRDefault="00AA1E15" w:rsidP="00AA1E15"/>
  </w:comment>
  <w:comment w:id="36" w:author="Ingeniería de Sistemas y Telecomunicaciones" w:date="2025-12-07T17:56:00Z" w:initials="IS">
    <w:p w14:paraId="27CE0D96" w14:textId="77777777" w:rsidR="006023C5" w:rsidRDefault="006023C5" w:rsidP="006023C5">
      <w:r>
        <w:rPr>
          <w:rStyle w:val="Refdecomentario"/>
        </w:rPr>
        <w:annotationRef/>
      </w:r>
      <w:r>
        <w:rPr>
          <w:sz w:val="20"/>
          <w:szCs w:val="20"/>
        </w:rPr>
        <w:t>Recordar la implementación</w:t>
      </w:r>
    </w:p>
  </w:comment>
  <w:comment w:id="40" w:author="Ingeniería de Sistemas y Telecomunicaciones" w:date="2025-12-07T17:58:00Z" w:initials="IS">
    <w:p w14:paraId="098EDBB8" w14:textId="77777777" w:rsidR="00656E75" w:rsidRDefault="00656E75" w:rsidP="00656E75">
      <w:r>
        <w:rPr>
          <w:rStyle w:val="Refdecomentario"/>
        </w:rPr>
        <w:annotationRef/>
      </w:r>
      <w:r>
        <w:rPr>
          <w:sz w:val="20"/>
          <w:szCs w:val="20"/>
        </w:rPr>
        <w:t>Dejar solo dos columnas, Impacto esperado y tipo de impacto (direco o indirecto)</w:t>
      </w:r>
    </w:p>
  </w:comment>
  <w:comment w:id="44" w:author="Ingeniería de Sistemas y Telecomunicaciones" w:date="2025-12-07T18:04:00Z" w:initials="IS">
    <w:p w14:paraId="119E8AC6" w14:textId="77777777" w:rsidR="007A406B" w:rsidRDefault="007A406B" w:rsidP="007A406B">
      <w:r>
        <w:rPr>
          <w:rStyle w:val="Refdecomentario"/>
        </w:rPr>
        <w:annotationRef/>
      </w:r>
      <w:r>
        <w:rPr>
          <w:sz w:val="20"/>
          <w:szCs w:val="20"/>
        </w:rPr>
        <w:t>Detuve la revisión en Corvalán. Las referencias están mal. Recordar que los LLM de IA alucinan con las referencias, no solo con su existencia sino con lo que efectivamente dicen los autores. Favor revisar muy bien que este no sea el caso.</w:t>
      </w:r>
    </w:p>
  </w:comment>
  <w:comment w:id="45" w:author="Ingeniería de Sistemas y Telecomunicaciones" w:date="2025-12-07T18:00:00Z" w:initials="IS">
    <w:p w14:paraId="13FFFE2C" w14:textId="707D282C" w:rsidR="00997A43" w:rsidRDefault="00997A43" w:rsidP="00997A43">
      <w:r>
        <w:rPr>
          <w:rStyle w:val="Refdecomentario"/>
        </w:rPr>
        <w:annotationRef/>
      </w:r>
      <w:r>
        <w:rPr>
          <w:sz w:val="20"/>
          <w:szCs w:val="20"/>
        </w:rPr>
        <w:t>Verificar el DOI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647C81" w15:done="1"/>
  <w15:commentEx w15:paraId="2B85D46D" w15:done="1"/>
  <w15:commentEx w15:paraId="31F187C8" w15:done="0"/>
  <w15:commentEx w15:paraId="249B6BBE" w15:done="1"/>
  <w15:commentEx w15:paraId="6F2706E4" w15:done="1"/>
  <w15:commentEx w15:paraId="7E775691" w15:done="1"/>
  <w15:commentEx w15:paraId="781DF02D" w15:paraIdParent="7E775691" w15:done="1"/>
  <w15:commentEx w15:paraId="27CE0D96" w15:done="1"/>
  <w15:commentEx w15:paraId="098EDBB8" w15:done="0"/>
  <w15:commentEx w15:paraId="119E8AC6" w15:done="1"/>
  <w15:commentEx w15:paraId="13FFFE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2D2D9C" w16cex:dateUtc="2025-12-07T22:45:00Z"/>
  <w16cex:commentExtensible w16cex:durableId="3C74AA96" w16cex:dateUtc="2025-12-07T22:49:00Z"/>
  <w16cex:commentExtensible w16cex:durableId="3B43C9D1" w16cex:dateUtc="2025-12-07T22:46:00Z"/>
  <w16cex:commentExtensible w16cex:durableId="276122FD" w16cex:dateUtc="2025-12-07T22:50:00Z"/>
  <w16cex:commentExtensible w16cex:durableId="45EE61A1" w16cex:dateUtc="2025-12-07T22:52:00Z"/>
  <w16cex:commentExtensible w16cex:durableId="33F0AE28" w16cex:dateUtc="2025-12-07T22:54:00Z"/>
  <w16cex:commentExtensible w16cex:durableId="60DA4447" w16cex:dateUtc="2025-12-07T22:54:00Z"/>
  <w16cex:commentExtensible w16cex:durableId="7F3BD590" w16cex:dateUtc="2025-12-07T22:56:00Z"/>
  <w16cex:commentExtensible w16cex:durableId="4E92A9CD" w16cex:dateUtc="2025-12-07T22:58:00Z"/>
  <w16cex:commentExtensible w16cex:durableId="6870BE19" w16cex:dateUtc="2025-12-07T23:04:00Z"/>
  <w16cex:commentExtensible w16cex:durableId="766F037E" w16cex:dateUtc="2025-12-07T2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647C81" w16cid:durableId="202D2D9C"/>
  <w16cid:commentId w16cid:paraId="2B85D46D" w16cid:durableId="3C74AA96"/>
  <w16cid:commentId w16cid:paraId="31F187C8" w16cid:durableId="3B43C9D1"/>
  <w16cid:commentId w16cid:paraId="249B6BBE" w16cid:durableId="276122FD"/>
  <w16cid:commentId w16cid:paraId="6F2706E4" w16cid:durableId="45EE61A1"/>
  <w16cid:commentId w16cid:paraId="7E775691" w16cid:durableId="33F0AE28"/>
  <w16cid:commentId w16cid:paraId="781DF02D" w16cid:durableId="60DA4447"/>
  <w16cid:commentId w16cid:paraId="27CE0D96" w16cid:durableId="7F3BD590"/>
  <w16cid:commentId w16cid:paraId="098EDBB8" w16cid:durableId="4E92A9CD"/>
  <w16cid:commentId w16cid:paraId="119E8AC6" w16cid:durableId="6870BE19"/>
  <w16cid:commentId w16cid:paraId="13FFFE2C" w16cid:durableId="766F03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F31A" w14:textId="77777777" w:rsidR="002F291C" w:rsidRDefault="002F291C">
      <w:pPr>
        <w:spacing w:after="0" w:line="240" w:lineRule="auto"/>
      </w:pPr>
      <w:r>
        <w:separator/>
      </w:r>
    </w:p>
  </w:endnote>
  <w:endnote w:type="continuationSeparator" w:id="0">
    <w:p w14:paraId="62335ADE" w14:textId="77777777" w:rsidR="002F291C" w:rsidRDefault="002F2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D46314E-059D-4D47-8F5C-8A924B70334C}"/>
    <w:embedItalic r:id="rId2" w:fontKey="{545C3818-D18E-49A1-A4F7-7E7863284DF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C706CBE-F041-4497-BAA1-25655DF7A3C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9E38" w14:textId="77777777" w:rsidR="002F291C" w:rsidRDefault="002F291C">
      <w:pPr>
        <w:spacing w:after="0" w:line="240" w:lineRule="auto"/>
      </w:pPr>
      <w:r>
        <w:separator/>
      </w:r>
    </w:p>
  </w:footnote>
  <w:footnote w:type="continuationSeparator" w:id="0">
    <w:p w14:paraId="575B1596" w14:textId="77777777" w:rsidR="002F291C" w:rsidRDefault="002F2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05" w14:textId="77777777" w:rsidR="00496106" w:rsidRDefault="00496106">
    <w:pPr>
      <w:widowControl w:val="0"/>
      <w:pBdr>
        <w:top w:val="nil"/>
        <w:left w:val="nil"/>
        <w:bottom w:val="nil"/>
        <w:right w:val="nil"/>
        <w:between w:val="nil"/>
      </w:pBdr>
      <w:spacing w:after="0"/>
    </w:pPr>
  </w:p>
  <w:tbl>
    <w:tblPr>
      <w:tblStyle w:val="a2"/>
      <w:tblW w:w="9360" w:type="dxa"/>
      <w:tblInd w:w="0" w:type="dxa"/>
      <w:tblBorders>
        <w:bottom w:val="single" w:sz="4" w:space="0" w:color="000000"/>
      </w:tblBorders>
      <w:tblLayout w:type="fixed"/>
      <w:tblLook w:val="0400" w:firstRow="0" w:lastRow="0" w:firstColumn="0" w:lastColumn="0" w:noHBand="0" w:noVBand="1"/>
    </w:tblPr>
    <w:tblGrid>
      <w:gridCol w:w="8153"/>
      <w:gridCol w:w="1207"/>
    </w:tblGrid>
    <w:tr w:rsidR="00496106" w14:paraId="0849F308" w14:textId="77777777">
      <w:tc>
        <w:tcPr>
          <w:tcW w:w="8153" w:type="dxa"/>
        </w:tcPr>
        <w:p w14:paraId="0849F306" w14:textId="77777777" w:rsidR="00496106" w:rsidRDefault="007A406B">
          <w:pPr>
            <w:pBdr>
              <w:top w:val="nil"/>
              <w:left w:val="nil"/>
              <w:bottom w:val="nil"/>
              <w:right w:val="nil"/>
              <w:between w:val="nil"/>
            </w:pBdr>
            <w:tabs>
              <w:tab w:val="left" w:pos="2580"/>
              <w:tab w:val="left" w:pos="2985"/>
              <w:tab w:val="center" w:pos="4419"/>
              <w:tab w:val="right" w:pos="8838"/>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Contenido</w:t>
          </w:r>
        </w:p>
      </w:tc>
      <w:tc>
        <w:tcPr>
          <w:tcW w:w="1207" w:type="dxa"/>
        </w:tcPr>
        <w:p w14:paraId="0849F307" w14:textId="74C3B88C" w:rsidR="00496106" w:rsidRDefault="007A406B">
          <w:pPr>
            <w:pBdr>
              <w:top w:val="nil"/>
              <w:left w:val="nil"/>
              <w:bottom w:val="nil"/>
              <w:right w:val="nil"/>
              <w:between w:val="nil"/>
            </w:pBdr>
            <w:tabs>
              <w:tab w:val="left" w:pos="2580"/>
              <w:tab w:val="left" w:pos="2985"/>
              <w:tab w:val="center" w:pos="4419"/>
              <w:tab w:val="right" w:pos="8838"/>
            </w:tabs>
            <w:spacing w:after="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E4864">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tc>
    </w:tr>
  </w:tbl>
  <w:p w14:paraId="0849F309" w14:textId="77777777" w:rsidR="00496106" w:rsidRDefault="00496106">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0A" w14:textId="77777777" w:rsidR="00496106" w:rsidRDefault="00496106">
    <w:pPr>
      <w:widowControl w:val="0"/>
      <w:pBdr>
        <w:top w:val="nil"/>
        <w:left w:val="nil"/>
        <w:bottom w:val="nil"/>
        <w:right w:val="nil"/>
        <w:between w:val="nil"/>
      </w:pBdr>
      <w:spacing w:after="0"/>
      <w:rPr>
        <w:b/>
        <w:bCs/>
        <w:color w:val="1F497D"/>
        <w:sz w:val="28"/>
        <w:szCs w:val="28"/>
      </w:rPr>
    </w:pPr>
  </w:p>
  <w:tbl>
    <w:tblPr>
      <w:tblStyle w:val="a3"/>
      <w:tblW w:w="9377" w:type="dxa"/>
      <w:tblInd w:w="-6" w:type="dxa"/>
      <w:tblBorders>
        <w:bottom w:val="single" w:sz="4" w:space="0" w:color="000000"/>
      </w:tblBorders>
      <w:tblLayout w:type="fixed"/>
      <w:tblLook w:val="0400" w:firstRow="0" w:lastRow="0" w:firstColumn="0" w:lastColumn="0" w:noHBand="0" w:noVBand="1"/>
    </w:tblPr>
    <w:tblGrid>
      <w:gridCol w:w="756"/>
      <w:gridCol w:w="8621"/>
    </w:tblGrid>
    <w:tr w:rsidR="00496106" w14:paraId="0849F30D" w14:textId="77777777">
      <w:tc>
        <w:tcPr>
          <w:tcW w:w="756" w:type="dxa"/>
        </w:tcPr>
        <w:p w14:paraId="0849F30B" w14:textId="138BBBB0" w:rsidR="00496106" w:rsidRDefault="007A406B">
          <w:pPr>
            <w:pBdr>
              <w:top w:val="nil"/>
              <w:left w:val="nil"/>
              <w:bottom w:val="nil"/>
              <w:right w:val="nil"/>
              <w:between w:val="nil"/>
            </w:pBdr>
            <w:tabs>
              <w:tab w:val="left" w:pos="2580"/>
              <w:tab w:val="left" w:pos="2985"/>
              <w:tab w:val="center" w:pos="4419"/>
              <w:tab w:val="right" w:pos="8838"/>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E4864">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tc>
      <w:tc>
        <w:tcPr>
          <w:tcW w:w="8621" w:type="dxa"/>
        </w:tcPr>
        <w:p w14:paraId="0849F30C" w14:textId="77777777" w:rsidR="00496106" w:rsidRDefault="007A406B">
          <w:pPr>
            <w:pBdr>
              <w:top w:val="nil"/>
              <w:left w:val="nil"/>
              <w:bottom w:val="nil"/>
              <w:right w:val="nil"/>
              <w:between w:val="nil"/>
            </w:pBdr>
            <w:tabs>
              <w:tab w:val="left" w:pos="2580"/>
              <w:tab w:val="left" w:pos="2985"/>
              <w:tab w:val="center" w:pos="4419"/>
              <w:tab w:val="right" w:pos="8838"/>
            </w:tabs>
            <w:spacing w:after="0"/>
            <w:jc w:val="right"/>
            <w:rPr>
              <w:rFonts w:ascii="Times New Roman" w:eastAsia="Times New Roman" w:hAnsi="Times New Roman" w:cs="Times New Roman"/>
              <w:color w:val="000000"/>
              <w:sz w:val="2"/>
              <w:szCs w:val="2"/>
            </w:rPr>
          </w:pPr>
          <w:r>
            <w:rPr>
              <w:rFonts w:ascii="Times New Roman" w:eastAsia="Times New Roman" w:hAnsi="Times New Roman" w:cs="Times New Roman"/>
              <w:sz w:val="12"/>
              <w:szCs w:val="12"/>
            </w:rPr>
            <w:t>Automatización del Proceso de Homologación de Asignaturas En la Facultad de Ingenierías de la Universidad de Manizales Utilizando Técnicas de IA</w:t>
          </w:r>
        </w:p>
      </w:tc>
    </w:tr>
  </w:tbl>
  <w:p w14:paraId="0849F30E" w14:textId="77777777" w:rsidR="00496106" w:rsidRDefault="00496106">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0F" w14:textId="77777777" w:rsidR="00496106" w:rsidRDefault="00496106">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10" w14:textId="77777777" w:rsidR="00496106" w:rsidRDefault="00496106">
    <w:pPr>
      <w:widowControl w:val="0"/>
      <w:pBdr>
        <w:top w:val="nil"/>
        <w:left w:val="nil"/>
        <w:bottom w:val="nil"/>
        <w:right w:val="nil"/>
        <w:between w:val="nil"/>
      </w:pBdr>
      <w:spacing w:after="0"/>
      <w:rPr>
        <w:b/>
        <w:bCs/>
        <w:color w:val="1F497D"/>
        <w:sz w:val="28"/>
        <w:szCs w:val="28"/>
      </w:rPr>
    </w:pPr>
  </w:p>
  <w:tbl>
    <w:tblPr>
      <w:tblStyle w:val="a4"/>
      <w:tblW w:w="9360" w:type="dxa"/>
      <w:tblInd w:w="0" w:type="dxa"/>
      <w:tblBorders>
        <w:bottom w:val="single" w:sz="4" w:space="0" w:color="000000"/>
      </w:tblBorders>
      <w:tblLayout w:type="fixed"/>
      <w:tblLook w:val="0400" w:firstRow="0" w:lastRow="0" w:firstColumn="0" w:lastColumn="0" w:noHBand="0" w:noVBand="1"/>
    </w:tblPr>
    <w:tblGrid>
      <w:gridCol w:w="8153"/>
      <w:gridCol w:w="1207"/>
    </w:tblGrid>
    <w:tr w:rsidR="00496106" w14:paraId="0849F313" w14:textId="77777777">
      <w:tc>
        <w:tcPr>
          <w:tcW w:w="8153" w:type="dxa"/>
        </w:tcPr>
        <w:p w14:paraId="0849F311" w14:textId="77777777" w:rsidR="00496106" w:rsidRDefault="007A406B">
          <w:pPr>
            <w:pBdr>
              <w:top w:val="nil"/>
              <w:left w:val="nil"/>
              <w:bottom w:val="nil"/>
              <w:right w:val="nil"/>
              <w:between w:val="nil"/>
            </w:pBdr>
            <w:tabs>
              <w:tab w:val="left" w:pos="2580"/>
              <w:tab w:val="left" w:pos="2985"/>
              <w:tab w:val="center" w:pos="4419"/>
              <w:tab w:val="right" w:pos="8838"/>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Resumen y </w:t>
          </w:r>
          <w:proofErr w:type="spellStart"/>
          <w:r>
            <w:rPr>
              <w:rFonts w:ascii="Times New Roman" w:eastAsia="Times New Roman" w:hAnsi="Times New Roman" w:cs="Times New Roman"/>
              <w:color w:val="000000"/>
              <w:sz w:val="24"/>
              <w:szCs w:val="24"/>
            </w:rPr>
            <w:t>Abstract</w:t>
          </w:r>
          <w:proofErr w:type="spellEnd"/>
        </w:p>
      </w:tc>
      <w:tc>
        <w:tcPr>
          <w:tcW w:w="1207" w:type="dxa"/>
        </w:tcPr>
        <w:p w14:paraId="0849F312" w14:textId="72AC06E8" w:rsidR="00496106" w:rsidRDefault="007A406B">
          <w:pPr>
            <w:pBdr>
              <w:top w:val="nil"/>
              <w:left w:val="nil"/>
              <w:bottom w:val="nil"/>
              <w:right w:val="nil"/>
              <w:between w:val="nil"/>
            </w:pBdr>
            <w:tabs>
              <w:tab w:val="left" w:pos="2580"/>
              <w:tab w:val="left" w:pos="2985"/>
              <w:tab w:val="center" w:pos="4419"/>
              <w:tab w:val="right" w:pos="8838"/>
            </w:tabs>
            <w:spacing w:after="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E4864">
            <w:rPr>
              <w:rFonts w:ascii="Times New Roman" w:eastAsia="Times New Roman" w:hAnsi="Times New Roman" w:cs="Times New Roman"/>
              <w:noProof/>
              <w:color w:val="000000"/>
              <w:sz w:val="24"/>
              <w:szCs w:val="24"/>
            </w:rPr>
            <w:t>11</w:t>
          </w:r>
          <w:r>
            <w:rPr>
              <w:rFonts w:ascii="Times New Roman" w:eastAsia="Times New Roman" w:hAnsi="Times New Roman" w:cs="Times New Roman"/>
              <w:color w:val="000000"/>
              <w:sz w:val="24"/>
              <w:szCs w:val="24"/>
            </w:rPr>
            <w:fldChar w:fldCharType="end"/>
          </w:r>
        </w:p>
      </w:tc>
    </w:tr>
  </w:tbl>
  <w:p w14:paraId="0849F314" w14:textId="77777777" w:rsidR="00496106" w:rsidRDefault="00496106">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15" w14:textId="77777777" w:rsidR="00496106" w:rsidRDefault="00496106">
    <w:pPr>
      <w:widowControl w:val="0"/>
      <w:pBdr>
        <w:top w:val="nil"/>
        <w:left w:val="nil"/>
        <w:bottom w:val="nil"/>
        <w:right w:val="nil"/>
        <w:between w:val="nil"/>
      </w:pBdr>
      <w:spacing w:after="0"/>
      <w:rPr>
        <w:b/>
        <w:bCs/>
        <w:color w:val="1F497D"/>
        <w:sz w:val="28"/>
        <w:szCs w:val="28"/>
      </w:rPr>
    </w:pPr>
  </w:p>
  <w:tbl>
    <w:tblPr>
      <w:tblStyle w:val="a5"/>
      <w:tblW w:w="9360" w:type="dxa"/>
      <w:tblInd w:w="0" w:type="dxa"/>
      <w:tblBorders>
        <w:bottom w:val="single" w:sz="4" w:space="0" w:color="000000"/>
      </w:tblBorders>
      <w:tblLayout w:type="fixed"/>
      <w:tblLook w:val="0400" w:firstRow="0" w:lastRow="0" w:firstColumn="0" w:lastColumn="0" w:noHBand="0" w:noVBand="1"/>
    </w:tblPr>
    <w:tblGrid>
      <w:gridCol w:w="8170"/>
      <w:gridCol w:w="1190"/>
    </w:tblGrid>
    <w:tr w:rsidR="00496106" w14:paraId="0849F318" w14:textId="77777777">
      <w:tc>
        <w:tcPr>
          <w:tcW w:w="8170" w:type="dxa"/>
        </w:tcPr>
        <w:p w14:paraId="0849F316" w14:textId="77777777" w:rsidR="00496106" w:rsidRDefault="007A406B">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Capítulo 6</w:t>
          </w:r>
        </w:p>
      </w:tc>
      <w:tc>
        <w:tcPr>
          <w:tcW w:w="1190" w:type="dxa"/>
        </w:tcPr>
        <w:p w14:paraId="0849F317" w14:textId="4C91E66B" w:rsidR="00496106" w:rsidRDefault="007A406B">
          <w:pPr>
            <w:pBdr>
              <w:top w:val="nil"/>
              <w:left w:val="nil"/>
              <w:bottom w:val="nil"/>
              <w:right w:val="nil"/>
              <w:between w:val="nil"/>
            </w:pBdr>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3E4864">
            <w:rPr>
              <w:rFonts w:ascii="Times New Roman" w:eastAsia="Times New Roman" w:hAnsi="Times New Roman" w:cs="Times New Roman"/>
              <w:noProof/>
              <w:color w:val="000000"/>
              <w:sz w:val="24"/>
              <w:szCs w:val="24"/>
            </w:rPr>
            <w:t>17</w:t>
          </w:r>
          <w:r>
            <w:rPr>
              <w:rFonts w:ascii="Times New Roman" w:eastAsia="Times New Roman" w:hAnsi="Times New Roman" w:cs="Times New Roman"/>
              <w:color w:val="000000"/>
              <w:sz w:val="24"/>
              <w:szCs w:val="24"/>
            </w:rPr>
            <w:fldChar w:fldCharType="end"/>
          </w:r>
        </w:p>
      </w:tc>
    </w:tr>
  </w:tbl>
  <w:p w14:paraId="0849F319" w14:textId="77777777" w:rsidR="00496106" w:rsidRDefault="00496106">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1A" w14:textId="77777777" w:rsidR="00496106" w:rsidRDefault="00496106">
    <w:pPr>
      <w:widowControl w:val="0"/>
      <w:pBdr>
        <w:top w:val="nil"/>
        <w:left w:val="nil"/>
        <w:bottom w:val="nil"/>
        <w:right w:val="nil"/>
        <w:between w:val="nil"/>
      </w:pBdr>
      <w:spacing w:after="0"/>
      <w:rPr>
        <w:b/>
        <w:bCs/>
        <w:color w:val="1F497D"/>
        <w:sz w:val="28"/>
        <w:szCs w:val="28"/>
      </w:rPr>
    </w:pPr>
  </w:p>
  <w:tbl>
    <w:tblPr>
      <w:tblStyle w:val="a6"/>
      <w:tblW w:w="9377" w:type="dxa"/>
      <w:tblInd w:w="-6" w:type="dxa"/>
      <w:tblBorders>
        <w:bottom w:val="single" w:sz="4" w:space="0" w:color="000000"/>
      </w:tblBorders>
      <w:tblLayout w:type="fixed"/>
      <w:tblLook w:val="0400" w:firstRow="0" w:lastRow="0" w:firstColumn="0" w:lastColumn="0" w:noHBand="0" w:noVBand="1"/>
    </w:tblPr>
    <w:tblGrid>
      <w:gridCol w:w="687"/>
      <w:gridCol w:w="8690"/>
    </w:tblGrid>
    <w:tr w:rsidR="00496106" w14:paraId="0849F31D" w14:textId="77777777">
      <w:tc>
        <w:tcPr>
          <w:tcW w:w="687" w:type="dxa"/>
        </w:tcPr>
        <w:p w14:paraId="0849F31B" w14:textId="1441858B" w:rsidR="00496106" w:rsidRDefault="007A406B">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3E4864">
            <w:rPr>
              <w:noProof/>
              <w:color w:val="000000"/>
            </w:rPr>
            <w:t>30</w:t>
          </w:r>
          <w:r>
            <w:rPr>
              <w:color w:val="000000"/>
            </w:rPr>
            <w:fldChar w:fldCharType="end"/>
          </w:r>
        </w:p>
      </w:tc>
      <w:tc>
        <w:tcPr>
          <w:tcW w:w="8690" w:type="dxa"/>
        </w:tcPr>
        <w:p w14:paraId="0849F31C" w14:textId="77777777" w:rsidR="00496106" w:rsidRDefault="007A406B">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Título de la tesis o trabajo de investigación</w:t>
          </w:r>
        </w:p>
      </w:tc>
    </w:tr>
  </w:tbl>
  <w:p w14:paraId="0849F31E" w14:textId="77777777" w:rsidR="00496106" w:rsidRDefault="00496106">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1F" w14:textId="77777777" w:rsidR="00496106" w:rsidRDefault="00496106">
    <w:pPr>
      <w:widowControl w:val="0"/>
      <w:pBdr>
        <w:top w:val="nil"/>
        <w:left w:val="nil"/>
        <w:bottom w:val="nil"/>
        <w:right w:val="nil"/>
        <w:between w:val="nil"/>
      </w:pBdr>
      <w:spacing w:after="0"/>
      <w:rPr>
        <w:b/>
        <w:bCs/>
        <w:color w:val="1F497D"/>
        <w:sz w:val="28"/>
        <w:szCs w:val="28"/>
      </w:rPr>
    </w:pPr>
  </w:p>
  <w:tbl>
    <w:tblPr>
      <w:tblStyle w:val="a7"/>
      <w:tblW w:w="9360" w:type="dxa"/>
      <w:tblInd w:w="0" w:type="dxa"/>
      <w:tblBorders>
        <w:bottom w:val="single" w:sz="4" w:space="0" w:color="000000"/>
      </w:tblBorders>
      <w:tblLayout w:type="fixed"/>
      <w:tblLook w:val="0400" w:firstRow="0" w:lastRow="0" w:firstColumn="0" w:lastColumn="0" w:noHBand="0" w:noVBand="1"/>
    </w:tblPr>
    <w:tblGrid>
      <w:gridCol w:w="8170"/>
      <w:gridCol w:w="1190"/>
    </w:tblGrid>
    <w:tr w:rsidR="00496106" w14:paraId="0849F322" w14:textId="77777777">
      <w:tc>
        <w:tcPr>
          <w:tcW w:w="8170" w:type="dxa"/>
        </w:tcPr>
        <w:p w14:paraId="0849F320" w14:textId="77777777" w:rsidR="00496106" w:rsidRDefault="007A406B">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t>Anexo A. Nombrar el anexo A de acuerdo con su contenido</w:t>
          </w:r>
        </w:p>
      </w:tc>
      <w:tc>
        <w:tcPr>
          <w:tcW w:w="1190" w:type="dxa"/>
        </w:tcPr>
        <w:p w14:paraId="0849F321" w14:textId="760A6FBE" w:rsidR="00496106" w:rsidRDefault="007A406B">
          <w:pPr>
            <w:pBdr>
              <w:top w:val="nil"/>
              <w:left w:val="nil"/>
              <w:bottom w:val="nil"/>
              <w:right w:val="nil"/>
              <w:between w:val="nil"/>
            </w:pBdr>
            <w:tabs>
              <w:tab w:val="left" w:pos="2580"/>
              <w:tab w:val="left" w:pos="2985"/>
              <w:tab w:val="center" w:pos="4419"/>
              <w:tab w:val="right" w:pos="8838"/>
            </w:tabs>
            <w:spacing w:after="0"/>
            <w:jc w:val="right"/>
            <w:rPr>
              <w:color w:val="000000"/>
            </w:rPr>
          </w:pPr>
          <w:r>
            <w:rPr>
              <w:color w:val="000000"/>
            </w:rPr>
            <w:fldChar w:fldCharType="begin"/>
          </w:r>
          <w:r>
            <w:rPr>
              <w:color w:val="000000"/>
            </w:rPr>
            <w:instrText>PAGE</w:instrText>
          </w:r>
          <w:r>
            <w:rPr>
              <w:color w:val="000000"/>
            </w:rPr>
            <w:fldChar w:fldCharType="separate"/>
          </w:r>
          <w:r w:rsidR="009D5D52">
            <w:rPr>
              <w:noProof/>
              <w:color w:val="000000"/>
            </w:rPr>
            <w:t>31</w:t>
          </w:r>
          <w:r>
            <w:rPr>
              <w:color w:val="000000"/>
            </w:rPr>
            <w:fldChar w:fldCharType="end"/>
          </w:r>
        </w:p>
      </w:tc>
    </w:tr>
  </w:tbl>
  <w:p w14:paraId="0849F323" w14:textId="77777777" w:rsidR="00496106" w:rsidRDefault="00496106">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24" w14:textId="77777777" w:rsidR="00496106" w:rsidRDefault="00496106">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25" w14:textId="77777777" w:rsidR="00496106" w:rsidRDefault="00496106">
    <w:pPr>
      <w:widowControl w:val="0"/>
      <w:pBdr>
        <w:top w:val="nil"/>
        <w:left w:val="nil"/>
        <w:bottom w:val="nil"/>
        <w:right w:val="nil"/>
        <w:between w:val="nil"/>
      </w:pBdr>
      <w:spacing w:after="0"/>
      <w:rPr>
        <w:b/>
        <w:bCs/>
        <w:color w:val="1F497D"/>
        <w:sz w:val="28"/>
        <w:szCs w:val="28"/>
      </w:rPr>
    </w:pPr>
  </w:p>
  <w:tbl>
    <w:tblPr>
      <w:tblStyle w:val="a8"/>
      <w:tblW w:w="9377" w:type="dxa"/>
      <w:tblInd w:w="-6" w:type="dxa"/>
      <w:tblBorders>
        <w:bottom w:val="single" w:sz="4" w:space="0" w:color="000000"/>
      </w:tblBorders>
      <w:tblLayout w:type="fixed"/>
      <w:tblLook w:val="0400" w:firstRow="0" w:lastRow="0" w:firstColumn="0" w:lastColumn="0" w:noHBand="0" w:noVBand="1"/>
    </w:tblPr>
    <w:tblGrid>
      <w:gridCol w:w="687"/>
      <w:gridCol w:w="8690"/>
    </w:tblGrid>
    <w:tr w:rsidR="00496106" w14:paraId="0849F328" w14:textId="77777777">
      <w:tc>
        <w:tcPr>
          <w:tcW w:w="687" w:type="dxa"/>
        </w:tcPr>
        <w:p w14:paraId="0849F326" w14:textId="30ACE3D6" w:rsidR="00496106" w:rsidRDefault="007A406B">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3E4864">
            <w:rPr>
              <w:noProof/>
              <w:color w:val="000000"/>
            </w:rPr>
            <w:t>32</w:t>
          </w:r>
          <w:r>
            <w:rPr>
              <w:color w:val="000000"/>
            </w:rPr>
            <w:fldChar w:fldCharType="end"/>
          </w:r>
        </w:p>
      </w:tc>
      <w:tc>
        <w:tcPr>
          <w:tcW w:w="8690" w:type="dxa"/>
        </w:tcPr>
        <w:p w14:paraId="0849F327" w14:textId="77777777" w:rsidR="00496106" w:rsidRDefault="007A406B">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Título de la tesis o trabajo de investigación</w:t>
          </w:r>
        </w:p>
      </w:tc>
    </w:tr>
  </w:tbl>
  <w:p w14:paraId="0849F329" w14:textId="77777777" w:rsidR="00496106" w:rsidRDefault="00496106">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p w14:paraId="0849F32A" w14:textId="77777777" w:rsidR="00496106" w:rsidRDefault="0049610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F32B" w14:textId="77777777" w:rsidR="00496106" w:rsidRDefault="00496106">
    <w:pPr>
      <w:widowControl w:val="0"/>
      <w:pBdr>
        <w:top w:val="nil"/>
        <w:left w:val="nil"/>
        <w:bottom w:val="nil"/>
        <w:right w:val="nil"/>
        <w:between w:val="nil"/>
      </w:pBdr>
      <w:spacing w:after="0"/>
    </w:pPr>
  </w:p>
  <w:tbl>
    <w:tblPr>
      <w:tblStyle w:val="a9"/>
      <w:tblW w:w="9360" w:type="dxa"/>
      <w:tblInd w:w="0" w:type="dxa"/>
      <w:tblBorders>
        <w:bottom w:val="single" w:sz="4" w:space="0" w:color="000000"/>
      </w:tblBorders>
      <w:tblLayout w:type="fixed"/>
      <w:tblLook w:val="0400" w:firstRow="0" w:lastRow="0" w:firstColumn="0" w:lastColumn="0" w:noHBand="0" w:noVBand="1"/>
    </w:tblPr>
    <w:tblGrid>
      <w:gridCol w:w="8170"/>
      <w:gridCol w:w="1190"/>
    </w:tblGrid>
    <w:tr w:rsidR="00496106" w14:paraId="0849F32E" w14:textId="77777777">
      <w:tc>
        <w:tcPr>
          <w:tcW w:w="8170" w:type="dxa"/>
        </w:tcPr>
        <w:p w14:paraId="0849F32C" w14:textId="77777777" w:rsidR="00496106" w:rsidRDefault="007A406B">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t>Bibliografía</w:t>
          </w:r>
        </w:p>
      </w:tc>
      <w:tc>
        <w:tcPr>
          <w:tcW w:w="1190" w:type="dxa"/>
        </w:tcPr>
        <w:p w14:paraId="0849F32D" w14:textId="096DB65A" w:rsidR="00496106" w:rsidRDefault="007A406B">
          <w:pPr>
            <w:pBdr>
              <w:top w:val="nil"/>
              <w:left w:val="nil"/>
              <w:bottom w:val="nil"/>
              <w:right w:val="nil"/>
              <w:between w:val="nil"/>
            </w:pBdr>
            <w:tabs>
              <w:tab w:val="left" w:pos="2580"/>
              <w:tab w:val="left" w:pos="2985"/>
              <w:tab w:val="center" w:pos="4419"/>
              <w:tab w:val="right" w:pos="8838"/>
            </w:tabs>
            <w:spacing w:after="0"/>
            <w:jc w:val="right"/>
            <w:rPr>
              <w:color w:val="000000"/>
            </w:rPr>
          </w:pPr>
          <w:r>
            <w:rPr>
              <w:color w:val="000000"/>
            </w:rPr>
            <w:fldChar w:fldCharType="begin"/>
          </w:r>
          <w:r>
            <w:rPr>
              <w:color w:val="000000"/>
            </w:rPr>
            <w:instrText>PAGE</w:instrText>
          </w:r>
          <w:r>
            <w:rPr>
              <w:color w:val="000000"/>
            </w:rPr>
            <w:fldChar w:fldCharType="separate"/>
          </w:r>
          <w:r w:rsidR="009D5D52">
            <w:rPr>
              <w:noProof/>
              <w:color w:val="000000"/>
            </w:rPr>
            <w:t>33</w:t>
          </w:r>
          <w:r>
            <w:rPr>
              <w:color w:val="000000"/>
            </w:rPr>
            <w:fldChar w:fldCharType="end"/>
          </w:r>
        </w:p>
      </w:tc>
    </w:tr>
  </w:tbl>
  <w:p w14:paraId="0849F32F" w14:textId="77777777" w:rsidR="00496106" w:rsidRDefault="00496106">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p w14:paraId="0849F330" w14:textId="77777777" w:rsidR="00496106" w:rsidRDefault="004961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395"/>
    <w:multiLevelType w:val="multilevel"/>
    <w:tmpl w:val="71EAA9E2"/>
    <w:lvl w:ilvl="0">
      <w:start w:val="1"/>
      <w:numFmt w:val="decimal"/>
      <w:lvlText w:val="%1."/>
      <w:lvlJc w:val="left"/>
      <w:pPr>
        <w:ind w:left="2345" w:hanging="360"/>
      </w:pPr>
    </w:lvl>
    <w:lvl w:ilvl="1">
      <w:start w:val="1"/>
      <w:numFmt w:val="decimal"/>
      <w:lvlText w:val="%1.%2"/>
      <w:lvlJc w:val="left"/>
      <w:pPr>
        <w:ind w:left="2278" w:hanging="575"/>
      </w:pPr>
      <w:rPr>
        <w:b/>
        <w:bCs/>
      </w:rPr>
    </w:lvl>
    <w:lvl w:ilvl="2">
      <w:start w:val="1"/>
      <w:numFmt w:val="decimal"/>
      <w:lvlText w:val="%1.%2.%3"/>
      <w:lvlJc w:val="left"/>
      <w:pPr>
        <w:ind w:left="720" w:hanging="720"/>
      </w:pPr>
      <w:rPr>
        <w:b/>
        <w:bCs/>
      </w:rPr>
    </w:lvl>
    <w:lvl w:ilvl="3">
      <w:start w:val="1"/>
      <w:numFmt w:val="decimal"/>
      <w:lvlText w:val="%1.%2.%3.%4"/>
      <w:lvlJc w:val="left"/>
      <w:pPr>
        <w:ind w:left="2849" w:hanging="864"/>
      </w:pPr>
      <w:rPr>
        <w:b/>
        <w:bCs/>
      </w:rPr>
    </w:lvl>
    <w:lvl w:ilvl="4">
      <w:start w:val="1"/>
      <w:numFmt w:val="decimal"/>
      <w:lvlText w:val="%1.%2.%3.%4.%5"/>
      <w:lvlJc w:val="left"/>
      <w:pPr>
        <w:ind w:left="2993" w:hanging="1008"/>
      </w:pPr>
      <w:rPr>
        <w:b/>
        <w:bCs/>
      </w:rPr>
    </w:lvl>
    <w:lvl w:ilvl="5">
      <w:start w:val="1"/>
      <w:numFmt w:val="decimal"/>
      <w:lvlText w:val="%1.%2.%3.%4.%5.%6"/>
      <w:lvlJc w:val="left"/>
      <w:pPr>
        <w:ind w:left="3137" w:hanging="1152"/>
      </w:pPr>
      <w:rPr>
        <w:b/>
        <w:bCs/>
      </w:rPr>
    </w:lvl>
    <w:lvl w:ilvl="6">
      <w:start w:val="1"/>
      <w:numFmt w:val="decimal"/>
      <w:lvlText w:val="%1.%2.%3.%4.%5.%6.%7"/>
      <w:lvlJc w:val="left"/>
      <w:pPr>
        <w:ind w:left="3281" w:hanging="1295"/>
      </w:pPr>
      <w:rPr>
        <w:b/>
        <w:bCs/>
      </w:rPr>
    </w:lvl>
    <w:lvl w:ilvl="7">
      <w:start w:val="1"/>
      <w:numFmt w:val="decimal"/>
      <w:lvlText w:val="%1.%2.%3.%4.%5.%6.%7.%8"/>
      <w:lvlJc w:val="left"/>
      <w:pPr>
        <w:ind w:left="3425" w:hanging="1440"/>
      </w:pPr>
      <w:rPr>
        <w:b/>
        <w:bCs/>
      </w:rPr>
    </w:lvl>
    <w:lvl w:ilvl="8">
      <w:start w:val="1"/>
      <w:numFmt w:val="decimal"/>
      <w:lvlText w:val="%1.%2.%3.%4.%5.%6.%7.%8.%9"/>
      <w:lvlJc w:val="left"/>
      <w:pPr>
        <w:ind w:left="3569" w:hanging="1584"/>
      </w:pPr>
      <w:rPr>
        <w:b/>
        <w:bCs/>
      </w:rPr>
    </w:lvl>
  </w:abstractNum>
  <w:abstractNum w:abstractNumId="1" w15:restartNumberingAfterBreak="0">
    <w:nsid w:val="0FDE6A52"/>
    <w:multiLevelType w:val="multilevel"/>
    <w:tmpl w:val="4C90A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C3378D"/>
    <w:multiLevelType w:val="multilevel"/>
    <w:tmpl w:val="9506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F56D1F"/>
    <w:multiLevelType w:val="hybridMultilevel"/>
    <w:tmpl w:val="1444C228"/>
    <w:lvl w:ilvl="0" w:tplc="F4B2FAAA">
      <w:numFmt w:val="bullet"/>
      <w:lvlText w:val=""/>
      <w:lvlJc w:val="left"/>
      <w:pPr>
        <w:ind w:left="1079" w:hanging="360"/>
      </w:pPr>
      <w:rPr>
        <w:rFonts w:ascii="Symbol" w:eastAsia="Times New Roman" w:hAnsi="Symbol" w:cs="Times New Roman" w:hint="default"/>
      </w:rPr>
    </w:lvl>
    <w:lvl w:ilvl="1" w:tplc="240A0003" w:tentative="1">
      <w:start w:val="1"/>
      <w:numFmt w:val="bullet"/>
      <w:lvlText w:val="o"/>
      <w:lvlJc w:val="left"/>
      <w:pPr>
        <w:ind w:left="1799" w:hanging="360"/>
      </w:pPr>
      <w:rPr>
        <w:rFonts w:ascii="Courier New" w:hAnsi="Courier New" w:cs="Courier New" w:hint="default"/>
      </w:rPr>
    </w:lvl>
    <w:lvl w:ilvl="2" w:tplc="240A0005" w:tentative="1">
      <w:start w:val="1"/>
      <w:numFmt w:val="bullet"/>
      <w:lvlText w:val=""/>
      <w:lvlJc w:val="left"/>
      <w:pPr>
        <w:ind w:left="2519" w:hanging="360"/>
      </w:pPr>
      <w:rPr>
        <w:rFonts w:ascii="Wingdings" w:hAnsi="Wingdings" w:hint="default"/>
      </w:rPr>
    </w:lvl>
    <w:lvl w:ilvl="3" w:tplc="240A0001" w:tentative="1">
      <w:start w:val="1"/>
      <w:numFmt w:val="bullet"/>
      <w:lvlText w:val=""/>
      <w:lvlJc w:val="left"/>
      <w:pPr>
        <w:ind w:left="3239" w:hanging="360"/>
      </w:pPr>
      <w:rPr>
        <w:rFonts w:ascii="Symbol" w:hAnsi="Symbol" w:hint="default"/>
      </w:rPr>
    </w:lvl>
    <w:lvl w:ilvl="4" w:tplc="240A0003" w:tentative="1">
      <w:start w:val="1"/>
      <w:numFmt w:val="bullet"/>
      <w:lvlText w:val="o"/>
      <w:lvlJc w:val="left"/>
      <w:pPr>
        <w:ind w:left="3959" w:hanging="360"/>
      </w:pPr>
      <w:rPr>
        <w:rFonts w:ascii="Courier New" w:hAnsi="Courier New" w:cs="Courier New" w:hint="default"/>
      </w:rPr>
    </w:lvl>
    <w:lvl w:ilvl="5" w:tplc="240A0005" w:tentative="1">
      <w:start w:val="1"/>
      <w:numFmt w:val="bullet"/>
      <w:lvlText w:val=""/>
      <w:lvlJc w:val="left"/>
      <w:pPr>
        <w:ind w:left="4679" w:hanging="360"/>
      </w:pPr>
      <w:rPr>
        <w:rFonts w:ascii="Wingdings" w:hAnsi="Wingdings" w:hint="default"/>
      </w:rPr>
    </w:lvl>
    <w:lvl w:ilvl="6" w:tplc="240A0001" w:tentative="1">
      <w:start w:val="1"/>
      <w:numFmt w:val="bullet"/>
      <w:lvlText w:val=""/>
      <w:lvlJc w:val="left"/>
      <w:pPr>
        <w:ind w:left="5399" w:hanging="360"/>
      </w:pPr>
      <w:rPr>
        <w:rFonts w:ascii="Symbol" w:hAnsi="Symbol" w:hint="default"/>
      </w:rPr>
    </w:lvl>
    <w:lvl w:ilvl="7" w:tplc="240A0003" w:tentative="1">
      <w:start w:val="1"/>
      <w:numFmt w:val="bullet"/>
      <w:lvlText w:val="o"/>
      <w:lvlJc w:val="left"/>
      <w:pPr>
        <w:ind w:left="6119" w:hanging="360"/>
      </w:pPr>
      <w:rPr>
        <w:rFonts w:ascii="Courier New" w:hAnsi="Courier New" w:cs="Courier New" w:hint="default"/>
      </w:rPr>
    </w:lvl>
    <w:lvl w:ilvl="8" w:tplc="240A0005" w:tentative="1">
      <w:start w:val="1"/>
      <w:numFmt w:val="bullet"/>
      <w:lvlText w:val=""/>
      <w:lvlJc w:val="left"/>
      <w:pPr>
        <w:ind w:left="6839" w:hanging="360"/>
      </w:pPr>
      <w:rPr>
        <w:rFonts w:ascii="Wingdings" w:hAnsi="Wingdings" w:hint="default"/>
      </w:rPr>
    </w:lvl>
  </w:abstractNum>
  <w:abstractNum w:abstractNumId="4" w15:restartNumberingAfterBreak="0">
    <w:nsid w:val="330F0D1A"/>
    <w:multiLevelType w:val="hybridMultilevel"/>
    <w:tmpl w:val="6CBE3264"/>
    <w:lvl w:ilvl="0" w:tplc="29748A20">
      <w:numFmt w:val="bullet"/>
      <w:lvlText w:val=""/>
      <w:lvlJc w:val="left"/>
      <w:pPr>
        <w:ind w:left="1069" w:hanging="360"/>
      </w:pPr>
      <w:rPr>
        <w:rFonts w:ascii="Symbol" w:eastAsia="Arial" w:hAnsi="Symbol" w:cs="Aria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37C36288"/>
    <w:multiLevelType w:val="multilevel"/>
    <w:tmpl w:val="88663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2B3FC7"/>
    <w:multiLevelType w:val="multilevel"/>
    <w:tmpl w:val="EABA6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80AE3"/>
    <w:multiLevelType w:val="multilevel"/>
    <w:tmpl w:val="CC602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9A5BED"/>
    <w:multiLevelType w:val="multilevel"/>
    <w:tmpl w:val="ADA40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265F39"/>
    <w:multiLevelType w:val="multilevel"/>
    <w:tmpl w:val="9C283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4847522">
    <w:abstractNumId w:val="2"/>
  </w:num>
  <w:num w:numId="2" w16cid:durableId="545145289">
    <w:abstractNumId w:val="7"/>
  </w:num>
  <w:num w:numId="3" w16cid:durableId="192427852">
    <w:abstractNumId w:val="1"/>
  </w:num>
  <w:num w:numId="4" w16cid:durableId="2070569029">
    <w:abstractNumId w:val="0"/>
  </w:num>
  <w:num w:numId="5" w16cid:durableId="1593662197">
    <w:abstractNumId w:val="5"/>
  </w:num>
  <w:num w:numId="6" w16cid:durableId="413748485">
    <w:abstractNumId w:val="9"/>
  </w:num>
  <w:num w:numId="7" w16cid:durableId="1948346908">
    <w:abstractNumId w:val="6"/>
  </w:num>
  <w:num w:numId="8" w16cid:durableId="1187329966">
    <w:abstractNumId w:val="8"/>
  </w:num>
  <w:num w:numId="9" w16cid:durableId="1899630178">
    <w:abstractNumId w:val="3"/>
  </w:num>
  <w:num w:numId="10" w16cid:durableId="303516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geniería de Sistemas y Telecomunicaciones">
    <w15:presenceInfo w15:providerId="AD" w15:userId="S::dir_ingenieria@umanizales.edu.co::48d559c7-8045-415d-a4d7-4d3bc3501b6d"/>
  </w15:person>
  <w15:person w15:author="JUAN DAVID GOMEZ VALLEJO">
    <w15:presenceInfo w15:providerId="AD" w15:userId="S::jdgomez100281@umanizales.edu.co::dca62726-19f8-491f-8ad3-8db238d98e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106"/>
    <w:rsid w:val="0009409B"/>
    <w:rsid w:val="000B7B1B"/>
    <w:rsid w:val="000E2F4F"/>
    <w:rsid w:val="00103870"/>
    <w:rsid w:val="00143725"/>
    <w:rsid w:val="0015672A"/>
    <w:rsid w:val="00176D67"/>
    <w:rsid w:val="001B254A"/>
    <w:rsid w:val="001B3141"/>
    <w:rsid w:val="00245A08"/>
    <w:rsid w:val="002A4FC3"/>
    <w:rsid w:val="002F291C"/>
    <w:rsid w:val="003E4864"/>
    <w:rsid w:val="00420D78"/>
    <w:rsid w:val="00487EE3"/>
    <w:rsid w:val="00496106"/>
    <w:rsid w:val="004A16C6"/>
    <w:rsid w:val="006023C5"/>
    <w:rsid w:val="00656E75"/>
    <w:rsid w:val="00703BD6"/>
    <w:rsid w:val="0070768A"/>
    <w:rsid w:val="00710424"/>
    <w:rsid w:val="00733BBD"/>
    <w:rsid w:val="007555BF"/>
    <w:rsid w:val="007A406B"/>
    <w:rsid w:val="008C2607"/>
    <w:rsid w:val="009020AC"/>
    <w:rsid w:val="00957782"/>
    <w:rsid w:val="00997A43"/>
    <w:rsid w:val="009B2813"/>
    <w:rsid w:val="009D5D52"/>
    <w:rsid w:val="00A50F63"/>
    <w:rsid w:val="00A83A0F"/>
    <w:rsid w:val="00AA1E15"/>
    <w:rsid w:val="00B03185"/>
    <w:rsid w:val="00B16A4E"/>
    <w:rsid w:val="00B553D6"/>
    <w:rsid w:val="00B63D7A"/>
    <w:rsid w:val="00B74B82"/>
    <w:rsid w:val="00BF027D"/>
    <w:rsid w:val="00C0290C"/>
    <w:rsid w:val="00C166A2"/>
    <w:rsid w:val="00C966C7"/>
    <w:rsid w:val="00D11672"/>
    <w:rsid w:val="00D30C0E"/>
    <w:rsid w:val="00D313BE"/>
    <w:rsid w:val="00D80DDD"/>
    <w:rsid w:val="00E030FE"/>
    <w:rsid w:val="00E274D2"/>
    <w:rsid w:val="00EA6E3E"/>
    <w:rsid w:val="00FC724A"/>
    <w:rsid w:val="00FD0FE3"/>
    <w:rsid w:val="00FE3BB8"/>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F185"/>
  <w15:docId w15:val="{9EC6ACDC-85ED-F04B-BB72-660622A1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0" w:line="480" w:lineRule="auto"/>
      <w:ind w:left="426" w:hanging="360"/>
      <w:jc w:val="center"/>
      <w:outlineLvl w:val="0"/>
    </w:pPr>
    <w:rPr>
      <w:rFonts w:ascii="Times New Roman" w:eastAsia="Times New Roman" w:hAnsi="Times New Roman" w:cs="Times New Roman"/>
      <w:b/>
      <w:bCs/>
      <w:sz w:val="40"/>
      <w:szCs w:val="40"/>
    </w:rPr>
  </w:style>
  <w:style w:type="paragraph" w:styleId="Ttulo2">
    <w:name w:val="heading 2"/>
    <w:basedOn w:val="Normal"/>
    <w:next w:val="Normal"/>
    <w:uiPriority w:val="9"/>
    <w:unhideWhenUsed/>
    <w:qFormat/>
    <w:pPr>
      <w:keepNext/>
      <w:keepLines/>
      <w:spacing w:before="400" w:line="240" w:lineRule="auto"/>
      <w:ind w:left="2278" w:hanging="576"/>
      <w:outlineLvl w:val="1"/>
    </w:pPr>
    <w:rPr>
      <w:b/>
      <w:bCs/>
      <w:sz w:val="32"/>
      <w:szCs w:val="32"/>
    </w:rPr>
  </w:style>
  <w:style w:type="paragraph" w:styleId="Ttulo3">
    <w:name w:val="heading 3"/>
    <w:basedOn w:val="Normal"/>
    <w:next w:val="Normal"/>
    <w:uiPriority w:val="9"/>
    <w:semiHidden/>
    <w:unhideWhenUsed/>
    <w:qFormat/>
    <w:pPr>
      <w:keepNext/>
      <w:keepLines/>
      <w:spacing w:before="400" w:line="240" w:lineRule="auto"/>
      <w:ind w:left="720" w:hanging="720"/>
      <w:outlineLvl w:val="2"/>
    </w:pPr>
    <w:rPr>
      <w:b/>
      <w:bCs/>
      <w:sz w:val="28"/>
      <w:szCs w:val="28"/>
    </w:rPr>
  </w:style>
  <w:style w:type="paragraph" w:styleId="Ttulo4">
    <w:name w:val="heading 4"/>
    <w:basedOn w:val="Normal"/>
    <w:next w:val="Normal"/>
    <w:uiPriority w:val="9"/>
    <w:semiHidden/>
    <w:unhideWhenUsed/>
    <w:qFormat/>
    <w:pPr>
      <w:keepNext/>
      <w:keepLines/>
      <w:spacing w:before="400" w:line="240" w:lineRule="auto"/>
      <w:ind w:left="360" w:hanging="360"/>
      <w:outlineLvl w:val="3"/>
    </w:pPr>
  </w:style>
  <w:style w:type="paragraph" w:styleId="Ttulo5">
    <w:name w:val="heading 5"/>
    <w:basedOn w:val="Normal"/>
    <w:next w:val="Normal"/>
    <w:uiPriority w:val="9"/>
    <w:semiHidden/>
    <w:unhideWhenUsed/>
    <w:qFormat/>
    <w:pPr>
      <w:keepNext/>
      <w:keepLines/>
      <w:spacing w:before="200" w:after="0"/>
      <w:ind w:left="2993" w:hanging="1008"/>
      <w:outlineLvl w:val="4"/>
    </w:pPr>
    <w:rPr>
      <w:color w:val="243F61"/>
    </w:rPr>
  </w:style>
  <w:style w:type="paragraph" w:styleId="Ttulo6">
    <w:name w:val="heading 6"/>
    <w:basedOn w:val="Normal"/>
    <w:next w:val="Normal"/>
    <w:uiPriority w:val="9"/>
    <w:semiHidden/>
    <w:unhideWhenUsed/>
    <w:qFormat/>
    <w:pPr>
      <w:keepNext/>
      <w:keepLines/>
      <w:spacing w:before="200" w:after="0"/>
      <w:ind w:left="3137" w:hanging="1152"/>
      <w:outlineLvl w:val="5"/>
    </w:pPr>
    <w:rPr>
      <w:rFonts w:ascii="Cambria" w:eastAsia="Cambria" w:hAnsi="Cambria" w:cs="Cambria"/>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300" w:line="240" w:lineRule="auto"/>
      <w:jc w:val="center"/>
    </w:pPr>
    <w:rPr>
      <w:b/>
      <w:bCs/>
      <w:sz w:val="48"/>
      <w:szCs w:val="48"/>
    </w:rPr>
  </w:style>
  <w:style w:type="paragraph" w:styleId="Subttulo">
    <w:name w:val="Subtitle"/>
    <w:basedOn w:val="Normal"/>
    <w:next w:val="Normal"/>
    <w:uiPriority w:val="11"/>
    <w:qFormat/>
    <w:pPr>
      <w:spacing w:before="2000" w:after="480" w:line="240" w:lineRule="auto"/>
      <w:ind w:left="714" w:hanging="357"/>
    </w:pPr>
    <w:rPr>
      <w:b/>
      <w:bCs/>
      <w:sz w:val="42"/>
      <w:szCs w:val="4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Revisin">
    <w:name w:val="Revision"/>
    <w:hidden/>
    <w:uiPriority w:val="99"/>
    <w:semiHidden/>
    <w:rsid w:val="003E4864"/>
    <w:pPr>
      <w:spacing w:after="0" w:line="240" w:lineRule="auto"/>
    </w:pPr>
  </w:style>
  <w:style w:type="paragraph" w:styleId="Prrafodelista">
    <w:name w:val="List Paragraph"/>
    <w:basedOn w:val="Normal"/>
    <w:uiPriority w:val="34"/>
    <w:qFormat/>
    <w:rsid w:val="00E030FE"/>
    <w:pPr>
      <w:spacing w:after="0" w:line="360" w:lineRule="auto"/>
      <w:jc w:val="both"/>
    </w:pPr>
    <w:rPr>
      <w:rFonts w:eastAsia="Times New Roman" w:cs="Times New Roman"/>
      <w:szCs w:val="24"/>
      <w:lang w:val="es-ES" w:eastAsia="es-ES"/>
    </w:rPr>
  </w:style>
  <w:style w:type="character" w:styleId="Refdecomentario">
    <w:name w:val="annotation reference"/>
    <w:basedOn w:val="Fuentedeprrafopredeter"/>
    <w:uiPriority w:val="99"/>
    <w:semiHidden/>
    <w:unhideWhenUsed/>
    <w:rsid w:val="009D5D52"/>
    <w:rPr>
      <w:sz w:val="16"/>
      <w:szCs w:val="16"/>
    </w:rPr>
  </w:style>
  <w:style w:type="paragraph" w:styleId="Textocomentario">
    <w:name w:val="annotation text"/>
    <w:basedOn w:val="Normal"/>
    <w:link w:val="TextocomentarioCar"/>
    <w:uiPriority w:val="99"/>
    <w:semiHidden/>
    <w:unhideWhenUsed/>
    <w:rsid w:val="009D5D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D5D52"/>
    <w:rPr>
      <w:sz w:val="20"/>
      <w:szCs w:val="20"/>
    </w:rPr>
  </w:style>
  <w:style w:type="paragraph" w:styleId="Asuntodelcomentario">
    <w:name w:val="annotation subject"/>
    <w:basedOn w:val="Textocomentario"/>
    <w:next w:val="Textocomentario"/>
    <w:link w:val="AsuntodelcomentarioCar"/>
    <w:uiPriority w:val="99"/>
    <w:semiHidden/>
    <w:unhideWhenUsed/>
    <w:rsid w:val="009D5D52"/>
    <w:rPr>
      <w:b/>
      <w:bCs/>
    </w:rPr>
  </w:style>
  <w:style w:type="character" w:customStyle="1" w:styleId="AsuntodelcomentarioCar">
    <w:name w:val="Asunto del comentario Car"/>
    <w:basedOn w:val="TextocomentarioCar"/>
    <w:link w:val="Asuntodelcomentario"/>
    <w:uiPriority w:val="99"/>
    <w:semiHidden/>
    <w:rsid w:val="009D5D52"/>
    <w:rPr>
      <w:b/>
      <w:bCs/>
      <w:sz w:val="20"/>
      <w:szCs w:val="20"/>
    </w:rPr>
  </w:style>
  <w:style w:type="character" w:styleId="Hipervnculo">
    <w:name w:val="Hyperlink"/>
    <w:basedOn w:val="Fuentedeprrafopredeter"/>
    <w:uiPriority w:val="99"/>
    <w:unhideWhenUsed/>
    <w:rsid w:val="004A16C6"/>
    <w:rPr>
      <w:color w:val="0000FF" w:themeColor="hyperlink"/>
      <w:u w:val="single"/>
    </w:rPr>
  </w:style>
  <w:style w:type="character" w:styleId="Mencinsinresolver">
    <w:name w:val="Unresolved Mention"/>
    <w:basedOn w:val="Fuentedeprrafopredeter"/>
    <w:uiPriority w:val="99"/>
    <w:semiHidden/>
    <w:unhideWhenUsed/>
    <w:rsid w:val="004A16C6"/>
    <w:rPr>
      <w:color w:val="605E5C"/>
      <w:shd w:val="clear" w:color="auto" w:fill="E1DFDD"/>
    </w:rPr>
  </w:style>
  <w:style w:type="character" w:styleId="Hipervnculovisitado">
    <w:name w:val="FollowedHyperlink"/>
    <w:basedOn w:val="Fuentedeprrafopredeter"/>
    <w:uiPriority w:val="99"/>
    <w:semiHidden/>
    <w:unhideWhenUsed/>
    <w:rsid w:val="000B7B1B"/>
    <w:rPr>
      <w:color w:val="800080" w:themeColor="followedHyperlink"/>
      <w:u w:val="single"/>
    </w:rPr>
  </w:style>
  <w:style w:type="character" w:styleId="nfasis">
    <w:name w:val="Emphasis"/>
    <w:basedOn w:val="Fuentedeprrafopredeter"/>
    <w:uiPriority w:val="20"/>
    <w:qFormat/>
    <w:rsid w:val="00D30C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6.xml"/><Relationship Id="rId26" Type="http://schemas.openxmlformats.org/officeDocument/2006/relationships/hyperlink" Target="https://www.unesco.org/en/articles/generative-artificial-intelligence-education-think-piece-stefania-giannini" TargetMode="External"/><Relationship Id="rId3" Type="http://schemas.openxmlformats.org/officeDocument/2006/relationships/styles" Target="styles.xml"/><Relationship Id="rId21" Type="http://schemas.openxmlformats.org/officeDocument/2006/relationships/hyperlink" Target="https://www.oecd.org/content/dam/oecd/en/publications/reports/2019/11/hello-world_7734f030/726fd39d-en.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eader" Target="header5.xml"/><Relationship Id="rId25" Type="http://schemas.openxmlformats.org/officeDocument/2006/relationships/hyperlink" Target="https://dialnet.unirioja.es/servlet/articulo?codigo=6340709" TargetMode="Externa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8.xml"/><Relationship Id="rId29" Type="http://schemas.openxmlformats.org/officeDocument/2006/relationships/hyperlink" Target="https://ridum.umanizales.edu.co/items/11b11fc7-97af-4bd5-8f87-eadbb215555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education.ec.europa.eu/education-levels/higher-education/inclusive-and-connected-higher-education/european-credit-transfer-and-accumulation-system" TargetMode="External"/><Relationship Id="rId32" Type="http://schemas.openxmlformats.org/officeDocument/2006/relationships/header" Target="header9.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education.ec.europa.eu/higher-education/inclusive-and-connected-higher-education/european-credit-transfer-and-accumulation-system" TargetMode="External"/><Relationship Id="rId28" Type="http://schemas.openxmlformats.org/officeDocument/2006/relationships/hyperlink" Target="https://ridum.umanizales.edu.co/items/11b11fc7-97af-4bd5-8f87-eadbb215555f" TargetMode="External"/><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yperlink" Target="https://www.igi-global.com/chapter/384860"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yperlink" Target="https://doi.org/10.26820/reciamuc/8.(1).ene.2024.71-79" TargetMode="External"/><Relationship Id="rId27" Type="http://schemas.openxmlformats.org/officeDocument/2006/relationships/hyperlink" Target="https://link.springer.com/article/10.1186/s41239-023-00392-8" TargetMode="External"/><Relationship Id="rId30" Type="http://schemas.openxmlformats.org/officeDocument/2006/relationships/hyperlink" Target="https://www.igi-global.com/chapter/384860" TargetMode="External"/><Relationship Id="rId35" Type="http://schemas.microsoft.com/office/2011/relationships/people" Target="people.xml"/><Relationship Id="rId8" Type="http://schemas.openxmlformats.org/officeDocument/2006/relationships/hyperlink" Target="http://m.s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85E99-6D87-4E04-A354-F634A6C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6253</Words>
  <Characters>34396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Spray De Uva</dc:creator>
  <cp:lastModifiedBy>JUAN DAVID GOMEZ VALLEJO</cp:lastModifiedBy>
  <cp:revision>5</cp:revision>
  <dcterms:created xsi:type="dcterms:W3CDTF">2025-12-07T23:27:00Z</dcterms:created>
  <dcterms:modified xsi:type="dcterms:W3CDTF">2025-12-08T09:41:00Z</dcterms:modified>
</cp:coreProperties>
</file>